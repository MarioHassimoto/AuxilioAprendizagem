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00E9" w:rsidRPr="005D165D" w:rsidRDefault="003B00E9" w:rsidP="007B3355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commentRangeStart w:id="0"/>
      <w:r w:rsidRPr="005D165D">
        <w:rPr>
          <w:rFonts w:ascii="Arial" w:hAnsi="Arial" w:cs="Arial"/>
          <w:b/>
          <w:sz w:val="32"/>
          <w:szCs w:val="32"/>
        </w:rPr>
        <w:t>FATEC OURINHOS</w:t>
      </w:r>
      <w:commentRangeEnd w:id="0"/>
      <w:r w:rsidR="00B00AE6">
        <w:rPr>
          <w:rStyle w:val="Refdecomentrio"/>
          <w:lang w:eastAsia="pt-BR"/>
        </w:rPr>
        <w:commentReference w:id="0"/>
      </w:r>
    </w:p>
    <w:p w:rsidR="003B00E9" w:rsidRPr="005D165D" w:rsidRDefault="003B00E9" w:rsidP="007B3355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 w:rsidRPr="005D165D">
        <w:rPr>
          <w:rFonts w:ascii="Arial" w:hAnsi="Arial" w:cs="Arial"/>
          <w:b/>
          <w:sz w:val="32"/>
          <w:szCs w:val="32"/>
        </w:rPr>
        <w:t>ANÁLISE E DESENVOLVIMENTO DE SISTEMAS</w:t>
      </w:r>
    </w:p>
    <w:p w:rsidR="003B00E9" w:rsidRPr="005D165D" w:rsidRDefault="003B00E9" w:rsidP="007B335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5D165D">
        <w:rPr>
          <w:rFonts w:ascii="Arial" w:hAnsi="Arial" w:cs="Arial"/>
          <w:b/>
          <w:sz w:val="24"/>
          <w:szCs w:val="24"/>
        </w:rPr>
        <w:t>ENGENHARIA DE SOFTWARE I</w:t>
      </w:r>
      <w:r w:rsidR="00E35D15">
        <w:rPr>
          <w:rFonts w:ascii="Arial" w:hAnsi="Arial" w:cs="Arial"/>
          <w:b/>
          <w:sz w:val="24"/>
          <w:szCs w:val="24"/>
        </w:rPr>
        <w:t xml:space="preserve">, </w:t>
      </w:r>
      <w:proofErr w:type="spellStart"/>
      <w:r w:rsidR="00E35D15">
        <w:rPr>
          <w:rFonts w:ascii="Arial" w:hAnsi="Arial" w:cs="Arial"/>
          <w:b/>
          <w:sz w:val="24"/>
          <w:szCs w:val="24"/>
        </w:rPr>
        <w:t>ll</w:t>
      </w:r>
      <w:proofErr w:type="spellEnd"/>
      <w:r w:rsidR="00E35D15">
        <w:rPr>
          <w:rFonts w:ascii="Arial" w:hAnsi="Arial" w:cs="Arial"/>
          <w:b/>
          <w:sz w:val="24"/>
          <w:szCs w:val="24"/>
        </w:rPr>
        <w:t xml:space="preserve"> e </w:t>
      </w:r>
      <w:proofErr w:type="spellStart"/>
      <w:proofErr w:type="gramStart"/>
      <w:r w:rsidR="00E35D15">
        <w:rPr>
          <w:rFonts w:ascii="Arial" w:hAnsi="Arial" w:cs="Arial"/>
          <w:b/>
          <w:sz w:val="24"/>
          <w:szCs w:val="24"/>
        </w:rPr>
        <w:t>lll</w:t>
      </w:r>
      <w:proofErr w:type="spellEnd"/>
      <w:proofErr w:type="gramEnd"/>
      <w:r w:rsidR="00E35D15">
        <w:rPr>
          <w:rFonts w:ascii="Arial" w:hAnsi="Arial" w:cs="Arial"/>
          <w:b/>
          <w:sz w:val="24"/>
          <w:szCs w:val="24"/>
        </w:rPr>
        <w:t xml:space="preserve"> </w:t>
      </w:r>
    </w:p>
    <w:p w:rsidR="003B00E9" w:rsidRPr="005D165D" w:rsidRDefault="003B00E9" w:rsidP="007B335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3B00E9" w:rsidRPr="005D165D" w:rsidRDefault="003B00E9" w:rsidP="007B335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3B00E9" w:rsidRPr="005D165D" w:rsidRDefault="003B00E9" w:rsidP="007B335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3B00E9" w:rsidRPr="005D165D" w:rsidRDefault="003B00E9" w:rsidP="007B335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3B00E9" w:rsidRPr="005D165D" w:rsidRDefault="003B00E9" w:rsidP="007B335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00442F" w:rsidRPr="005D165D" w:rsidRDefault="0000442F" w:rsidP="00683E3C">
      <w:pPr>
        <w:spacing w:line="360" w:lineRule="auto"/>
        <w:rPr>
          <w:rFonts w:ascii="Arial" w:hAnsi="Arial" w:cs="Arial"/>
          <w:b/>
          <w:sz w:val="32"/>
          <w:szCs w:val="32"/>
        </w:rPr>
      </w:pPr>
    </w:p>
    <w:p w:rsidR="003B00E9" w:rsidRPr="005D165D" w:rsidRDefault="003B00E9" w:rsidP="007B3355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 w:rsidRPr="005D165D">
        <w:rPr>
          <w:rFonts w:ascii="Arial" w:hAnsi="Arial" w:cs="Arial"/>
          <w:b/>
          <w:sz w:val="32"/>
          <w:szCs w:val="32"/>
        </w:rPr>
        <w:t>PROJETO</w:t>
      </w:r>
    </w:p>
    <w:p w:rsidR="0000442F" w:rsidRDefault="003B00E9" w:rsidP="0000442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5D165D">
        <w:rPr>
          <w:rFonts w:ascii="Arial" w:hAnsi="Arial" w:cs="Arial"/>
          <w:sz w:val="24"/>
          <w:szCs w:val="24"/>
        </w:rPr>
        <w:t xml:space="preserve">Sistema para </w:t>
      </w:r>
      <w:r w:rsidR="00A25913">
        <w:rPr>
          <w:rFonts w:ascii="Arial" w:hAnsi="Arial" w:cs="Arial"/>
          <w:sz w:val="24"/>
          <w:szCs w:val="24"/>
        </w:rPr>
        <w:t>Auxilio</w:t>
      </w:r>
      <w:r w:rsidR="00D9141B">
        <w:rPr>
          <w:rFonts w:ascii="Arial" w:hAnsi="Arial" w:cs="Arial"/>
          <w:sz w:val="24"/>
          <w:szCs w:val="24"/>
        </w:rPr>
        <w:t xml:space="preserve"> de Aprendizagem</w:t>
      </w:r>
    </w:p>
    <w:p w:rsidR="0000442F" w:rsidRDefault="0000442F" w:rsidP="0000442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0442F" w:rsidRDefault="0000442F" w:rsidP="0000442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0442F" w:rsidRDefault="0000442F" w:rsidP="0000442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0442F" w:rsidRDefault="0000442F" w:rsidP="0000442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0442F" w:rsidRDefault="0000442F" w:rsidP="0000442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15D53" w:rsidRDefault="00615D53" w:rsidP="0000442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15D53" w:rsidRDefault="00615D53" w:rsidP="0000442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83E3C" w:rsidRDefault="00683E3C" w:rsidP="00683E3C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</w:p>
    <w:p w:rsidR="00615D53" w:rsidRDefault="00615D53" w:rsidP="00683E3C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</w:p>
    <w:p w:rsidR="00683E3C" w:rsidRPr="00D57929" w:rsidRDefault="003B00E9" w:rsidP="00D57929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D57929">
        <w:rPr>
          <w:rFonts w:ascii="Arial" w:hAnsi="Arial" w:cs="Arial"/>
          <w:b/>
          <w:sz w:val="24"/>
          <w:szCs w:val="24"/>
        </w:rPr>
        <w:t>OURINHOS</w:t>
      </w:r>
    </w:p>
    <w:p w:rsidR="00615D53" w:rsidRDefault="003B00E9" w:rsidP="00615D5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D57929">
        <w:rPr>
          <w:rFonts w:ascii="Arial" w:hAnsi="Arial" w:cs="Arial"/>
          <w:b/>
          <w:sz w:val="24"/>
          <w:szCs w:val="24"/>
        </w:rPr>
        <w:t>201</w:t>
      </w:r>
      <w:r w:rsidR="00E35D15">
        <w:rPr>
          <w:rFonts w:ascii="Arial" w:hAnsi="Arial" w:cs="Arial"/>
          <w:b/>
          <w:sz w:val="24"/>
          <w:szCs w:val="24"/>
        </w:rPr>
        <w:t>7</w:t>
      </w:r>
      <w:r w:rsidR="00615D53">
        <w:rPr>
          <w:rFonts w:ascii="Arial" w:hAnsi="Arial" w:cs="Arial"/>
          <w:b/>
          <w:sz w:val="24"/>
          <w:szCs w:val="24"/>
        </w:rPr>
        <w:br w:type="page"/>
      </w:r>
    </w:p>
    <w:p w:rsidR="00D57929" w:rsidRPr="00615D53" w:rsidRDefault="00D57929" w:rsidP="00615D5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3B00E9" w:rsidRPr="005D165D" w:rsidRDefault="003B00E9" w:rsidP="007B3355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 w:rsidRPr="005D165D">
        <w:rPr>
          <w:rFonts w:ascii="Arial" w:hAnsi="Arial" w:cs="Arial"/>
          <w:b/>
          <w:sz w:val="32"/>
          <w:szCs w:val="32"/>
        </w:rPr>
        <w:t>FATEC-OURINHOS</w:t>
      </w:r>
    </w:p>
    <w:p w:rsidR="003B00E9" w:rsidRDefault="00915D3E" w:rsidP="007B3355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 w:rsidRPr="005D165D">
        <w:rPr>
          <w:rFonts w:ascii="Arial" w:hAnsi="Arial" w:cs="Arial"/>
          <w:b/>
          <w:sz w:val="32"/>
          <w:szCs w:val="32"/>
        </w:rPr>
        <w:t>ANÁLISE E DESENVOLVIMENTO DE SISTEMAS</w:t>
      </w:r>
    </w:p>
    <w:p w:rsidR="00C32DED" w:rsidRPr="005D165D" w:rsidRDefault="00C32DED" w:rsidP="007B3355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</w:p>
    <w:p w:rsidR="00915D3E" w:rsidRPr="005D165D" w:rsidRDefault="00915D3E" w:rsidP="007B3355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 w:rsidRPr="005D165D">
        <w:rPr>
          <w:rFonts w:ascii="Arial" w:hAnsi="Arial" w:cs="Arial"/>
          <w:b/>
          <w:sz w:val="32"/>
          <w:szCs w:val="32"/>
        </w:rPr>
        <w:t>ACADÊMICOS</w:t>
      </w:r>
    </w:p>
    <w:p w:rsidR="00915D3E" w:rsidRPr="005D165D" w:rsidRDefault="00915D3E" w:rsidP="007B335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5D165D">
        <w:rPr>
          <w:rFonts w:ascii="Arial" w:hAnsi="Arial" w:cs="Arial"/>
          <w:sz w:val="24"/>
          <w:szCs w:val="24"/>
        </w:rPr>
        <w:t>Daniele dos Santos</w:t>
      </w:r>
    </w:p>
    <w:p w:rsidR="00915D3E" w:rsidRPr="005D165D" w:rsidRDefault="00915D3E" w:rsidP="007B3355">
      <w:pPr>
        <w:spacing w:after="16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5D165D">
        <w:rPr>
          <w:rFonts w:ascii="Arial" w:eastAsia="Arial" w:hAnsi="Arial" w:cs="Arial"/>
          <w:sz w:val="24"/>
          <w:szCs w:val="24"/>
        </w:rPr>
        <w:t>Jean Carlos Queiroz</w:t>
      </w:r>
    </w:p>
    <w:p w:rsidR="00915D3E" w:rsidRPr="005D165D" w:rsidRDefault="00915D3E" w:rsidP="007B3355">
      <w:pPr>
        <w:spacing w:after="16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5D165D">
        <w:rPr>
          <w:rFonts w:ascii="Arial" w:eastAsia="Arial" w:hAnsi="Arial" w:cs="Arial"/>
          <w:sz w:val="24"/>
          <w:szCs w:val="24"/>
        </w:rPr>
        <w:t xml:space="preserve">Laís </w:t>
      </w:r>
      <w:proofErr w:type="spellStart"/>
      <w:r w:rsidRPr="005D165D">
        <w:rPr>
          <w:rFonts w:ascii="Arial" w:eastAsia="Arial" w:hAnsi="Arial" w:cs="Arial"/>
          <w:sz w:val="24"/>
          <w:szCs w:val="24"/>
        </w:rPr>
        <w:t>Franciele</w:t>
      </w:r>
      <w:proofErr w:type="spellEnd"/>
      <w:r w:rsidRPr="005D165D">
        <w:rPr>
          <w:rFonts w:ascii="Arial" w:eastAsia="Arial" w:hAnsi="Arial" w:cs="Arial"/>
          <w:sz w:val="24"/>
          <w:szCs w:val="24"/>
        </w:rPr>
        <w:t xml:space="preserve"> de Oliveira Martins</w:t>
      </w:r>
    </w:p>
    <w:p w:rsidR="00915D3E" w:rsidRPr="005D165D" w:rsidRDefault="00915D3E" w:rsidP="007B3355">
      <w:pPr>
        <w:spacing w:after="16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5D165D">
        <w:rPr>
          <w:rFonts w:ascii="Arial" w:hAnsi="Arial" w:cs="Arial"/>
          <w:sz w:val="24"/>
          <w:szCs w:val="24"/>
        </w:rPr>
        <w:t xml:space="preserve">Mario Akio </w:t>
      </w:r>
      <w:proofErr w:type="spellStart"/>
      <w:r w:rsidRPr="005D165D">
        <w:rPr>
          <w:rFonts w:ascii="Arial" w:hAnsi="Arial" w:cs="Arial"/>
          <w:sz w:val="24"/>
          <w:szCs w:val="24"/>
        </w:rPr>
        <w:t>Hassimoto</w:t>
      </w:r>
      <w:proofErr w:type="spellEnd"/>
    </w:p>
    <w:p w:rsidR="0000442F" w:rsidRDefault="0000442F" w:rsidP="0000442F">
      <w:pPr>
        <w:spacing w:after="16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Rafael de Jesus Carvalho</w:t>
      </w:r>
    </w:p>
    <w:p w:rsidR="0000442F" w:rsidRDefault="0000442F" w:rsidP="0000442F">
      <w:pPr>
        <w:spacing w:after="16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                        </w:t>
      </w:r>
    </w:p>
    <w:p w:rsidR="0000442F" w:rsidRDefault="0000442F" w:rsidP="0000442F">
      <w:pPr>
        <w:spacing w:after="16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:rsidR="0000442F" w:rsidRDefault="0000442F" w:rsidP="0000442F">
      <w:pPr>
        <w:spacing w:after="160" w:line="360" w:lineRule="auto"/>
        <w:jc w:val="right"/>
        <w:rPr>
          <w:rFonts w:ascii="Arial" w:eastAsia="Arial" w:hAnsi="Arial" w:cs="Arial"/>
          <w:sz w:val="24"/>
          <w:szCs w:val="24"/>
        </w:rPr>
      </w:pPr>
    </w:p>
    <w:p w:rsidR="00FF2269" w:rsidRDefault="00FF2269" w:rsidP="0000442F">
      <w:pPr>
        <w:spacing w:after="160" w:line="360" w:lineRule="auto"/>
        <w:jc w:val="right"/>
        <w:rPr>
          <w:rFonts w:ascii="Arial" w:eastAsia="Arial" w:hAnsi="Arial" w:cs="Arial"/>
          <w:sz w:val="24"/>
          <w:szCs w:val="24"/>
        </w:rPr>
      </w:pPr>
    </w:p>
    <w:p w:rsidR="00FF2269" w:rsidRDefault="00FF2269" w:rsidP="005F2231">
      <w:pPr>
        <w:spacing w:after="160" w:line="360" w:lineRule="auto"/>
        <w:ind w:left="4536"/>
        <w:jc w:val="both"/>
        <w:rPr>
          <w:rFonts w:ascii="Arial" w:eastAsia="Arial" w:hAnsi="Arial" w:cs="Arial"/>
        </w:rPr>
      </w:pPr>
    </w:p>
    <w:p w:rsidR="00902F3E" w:rsidRPr="00FF2269" w:rsidRDefault="00902F3E" w:rsidP="00587C22">
      <w:pPr>
        <w:spacing w:after="160"/>
        <w:ind w:left="4536"/>
        <w:jc w:val="both"/>
        <w:rPr>
          <w:rFonts w:ascii="Arial" w:eastAsia="Arial" w:hAnsi="Arial" w:cs="Arial"/>
        </w:rPr>
      </w:pPr>
      <w:r w:rsidRPr="00FF2269">
        <w:rPr>
          <w:rFonts w:ascii="Arial" w:eastAsia="Arial" w:hAnsi="Arial" w:cs="Arial"/>
        </w:rPr>
        <w:t>Projeto</w:t>
      </w:r>
      <w:r w:rsidR="005F2231" w:rsidRPr="00FF2269">
        <w:rPr>
          <w:rFonts w:ascii="Arial" w:hAnsi="Arial" w:cs="Arial" w:hint="eastAsia"/>
          <w:lang w:eastAsia="ja-JP"/>
        </w:rPr>
        <w:t xml:space="preserve"> </w:t>
      </w:r>
      <w:r w:rsidR="005F2231" w:rsidRPr="00FF2269">
        <w:rPr>
          <w:rFonts w:ascii="Arial" w:eastAsia="Arial" w:hAnsi="Arial" w:cs="Arial"/>
        </w:rPr>
        <w:t>desenvolvido para a disciplina</w:t>
      </w:r>
      <w:r w:rsidR="005F2231" w:rsidRPr="00FF2269">
        <w:rPr>
          <w:rFonts w:ascii="Arial" w:hAnsi="Arial" w:cs="Arial" w:hint="eastAsia"/>
          <w:lang w:eastAsia="ja-JP"/>
        </w:rPr>
        <w:t xml:space="preserve"> </w:t>
      </w:r>
      <w:r w:rsidRPr="00FF2269">
        <w:rPr>
          <w:rFonts w:ascii="Arial" w:eastAsia="Arial" w:hAnsi="Arial" w:cs="Arial"/>
        </w:rPr>
        <w:t>de</w:t>
      </w:r>
      <w:r w:rsidR="005F2231" w:rsidRPr="00FF2269">
        <w:rPr>
          <w:rFonts w:ascii="Arial" w:hAnsi="Arial" w:cs="Arial" w:hint="eastAsia"/>
          <w:lang w:eastAsia="ja-JP"/>
        </w:rPr>
        <w:t xml:space="preserve"> </w:t>
      </w:r>
      <w:r w:rsidRPr="00FF2269">
        <w:rPr>
          <w:rFonts w:ascii="Arial" w:eastAsia="Arial" w:hAnsi="Arial" w:cs="Arial"/>
        </w:rPr>
        <w:t xml:space="preserve">Engenharia de Software </w:t>
      </w:r>
      <w:r w:rsidR="00E35D15">
        <w:rPr>
          <w:rFonts w:ascii="Arial" w:eastAsia="Arial" w:hAnsi="Arial" w:cs="Arial"/>
        </w:rPr>
        <w:t>l</w:t>
      </w:r>
      <w:proofErr w:type="gramStart"/>
      <w:r w:rsidR="00E35D15">
        <w:rPr>
          <w:rFonts w:ascii="Arial" w:eastAsia="Arial" w:hAnsi="Arial" w:cs="Arial"/>
        </w:rPr>
        <w:t>,</w:t>
      </w:r>
      <w:r w:rsidR="00F3759C">
        <w:rPr>
          <w:rFonts w:ascii="Arial" w:eastAsia="Arial" w:hAnsi="Arial" w:cs="Arial"/>
        </w:rPr>
        <w:t>,</w:t>
      </w:r>
      <w:proofErr w:type="gramEnd"/>
      <w:r w:rsidR="00F3759C">
        <w:rPr>
          <w:rFonts w:ascii="Arial" w:eastAsia="Arial" w:hAnsi="Arial" w:cs="Arial"/>
        </w:rPr>
        <w:t xml:space="preserve"> </w:t>
      </w:r>
      <w:r w:rsidRPr="00FF2269">
        <w:rPr>
          <w:rFonts w:ascii="Arial" w:eastAsia="Arial" w:hAnsi="Arial" w:cs="Arial"/>
        </w:rPr>
        <w:t>II</w:t>
      </w:r>
      <w:r w:rsidR="00765822">
        <w:rPr>
          <w:rFonts w:ascii="Arial" w:eastAsia="Arial" w:hAnsi="Arial" w:cs="Arial"/>
        </w:rPr>
        <w:t xml:space="preserve"> </w:t>
      </w:r>
      <w:r w:rsidR="00E35D15">
        <w:rPr>
          <w:rFonts w:ascii="Arial" w:eastAsia="Arial" w:hAnsi="Arial" w:cs="Arial"/>
        </w:rPr>
        <w:t>e</w:t>
      </w:r>
      <w:r w:rsidR="00765822">
        <w:rPr>
          <w:rFonts w:ascii="Arial" w:eastAsia="Arial" w:hAnsi="Arial" w:cs="Arial"/>
        </w:rPr>
        <w:t xml:space="preserve"> </w:t>
      </w:r>
      <w:proofErr w:type="spellStart"/>
      <w:r w:rsidR="00E35D15">
        <w:rPr>
          <w:rFonts w:ascii="Arial" w:eastAsia="Arial" w:hAnsi="Arial" w:cs="Arial"/>
        </w:rPr>
        <w:t>lll</w:t>
      </w:r>
      <w:proofErr w:type="spellEnd"/>
      <w:r w:rsidRPr="00FF2269">
        <w:rPr>
          <w:rFonts w:ascii="Arial" w:eastAsia="Arial" w:hAnsi="Arial" w:cs="Arial"/>
        </w:rPr>
        <w:t xml:space="preserve"> apresentado ao curso de</w:t>
      </w:r>
      <w:r w:rsidR="005F2231" w:rsidRPr="00FF2269">
        <w:rPr>
          <w:rFonts w:ascii="Arial" w:hAnsi="Arial" w:cs="Arial" w:hint="eastAsia"/>
          <w:lang w:eastAsia="ja-JP"/>
        </w:rPr>
        <w:t xml:space="preserve"> </w:t>
      </w:r>
      <w:r w:rsidRPr="00FF2269">
        <w:rPr>
          <w:rFonts w:ascii="Arial" w:eastAsia="Arial" w:hAnsi="Arial" w:cs="Arial"/>
        </w:rPr>
        <w:t>Análise e Desenvolvimento de Sistemas da</w:t>
      </w:r>
      <w:r w:rsidR="005F2231" w:rsidRPr="00FF2269">
        <w:rPr>
          <w:rFonts w:ascii="Arial" w:hAnsi="Arial" w:cs="Arial" w:hint="eastAsia"/>
          <w:lang w:eastAsia="ja-JP"/>
        </w:rPr>
        <w:t xml:space="preserve"> </w:t>
      </w:r>
      <w:r w:rsidRPr="00FF2269">
        <w:rPr>
          <w:rFonts w:ascii="Arial" w:eastAsia="Arial" w:hAnsi="Arial" w:cs="Arial"/>
        </w:rPr>
        <w:t>Faculdade de Tecnologia do Estado de São Paulo</w:t>
      </w:r>
      <w:r w:rsidR="005F2231" w:rsidRPr="00FF2269">
        <w:rPr>
          <w:rFonts w:ascii="Arial" w:hAnsi="Arial" w:cs="Arial" w:hint="eastAsia"/>
          <w:lang w:eastAsia="ja-JP"/>
        </w:rPr>
        <w:t xml:space="preserve"> </w:t>
      </w:r>
      <w:r w:rsidRPr="00FF2269">
        <w:rPr>
          <w:rFonts w:ascii="Arial" w:eastAsia="Arial" w:hAnsi="Arial" w:cs="Arial"/>
        </w:rPr>
        <w:t>(FATEC) Campus Ourinhos.</w:t>
      </w:r>
    </w:p>
    <w:p w:rsidR="0000442F" w:rsidRDefault="0000442F" w:rsidP="007B3355">
      <w:pPr>
        <w:spacing w:after="160" w:line="360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:rsidR="00615D53" w:rsidRDefault="00615D53" w:rsidP="007B3355">
      <w:pPr>
        <w:spacing w:after="160" w:line="360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:rsidR="00683E3C" w:rsidRPr="00FF2269" w:rsidRDefault="00902F3E" w:rsidP="00683E3C">
      <w:pPr>
        <w:spacing w:after="16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FF2269">
        <w:rPr>
          <w:rFonts w:ascii="Arial" w:eastAsia="Arial" w:hAnsi="Arial" w:cs="Arial"/>
          <w:b/>
          <w:sz w:val="24"/>
          <w:szCs w:val="24"/>
        </w:rPr>
        <w:t>OURINHOS</w:t>
      </w:r>
    </w:p>
    <w:p w:rsidR="00FF2269" w:rsidRPr="00FF2269" w:rsidRDefault="005D165D" w:rsidP="00615D53">
      <w:pPr>
        <w:spacing w:after="16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FF2269">
        <w:rPr>
          <w:rFonts w:ascii="Arial" w:eastAsia="Arial" w:hAnsi="Arial" w:cs="Arial"/>
          <w:b/>
          <w:sz w:val="24"/>
          <w:szCs w:val="24"/>
        </w:rPr>
        <w:t>2016</w:t>
      </w:r>
      <w:r w:rsidR="00F3759C">
        <w:rPr>
          <w:rFonts w:ascii="Arial" w:eastAsia="Arial" w:hAnsi="Arial" w:cs="Arial"/>
          <w:b/>
          <w:sz w:val="24"/>
          <w:szCs w:val="24"/>
        </w:rPr>
        <w:t xml:space="preserve"> e 2017</w:t>
      </w:r>
      <w:r w:rsidR="00615D53">
        <w:rPr>
          <w:rFonts w:ascii="Arial" w:eastAsia="Arial" w:hAnsi="Arial" w:cs="Arial"/>
          <w:b/>
          <w:sz w:val="24"/>
          <w:szCs w:val="24"/>
        </w:rPr>
        <w:br w:type="page"/>
      </w:r>
    </w:p>
    <w:p w:rsidR="005B5FBB" w:rsidRPr="00D57929" w:rsidRDefault="008A75E9" w:rsidP="005B5FBB">
      <w:pPr>
        <w:jc w:val="center"/>
        <w:rPr>
          <w:rFonts w:ascii="Arial" w:hAnsi="Arial" w:cs="Arial"/>
          <w:b/>
          <w:sz w:val="32"/>
          <w:szCs w:val="32"/>
          <w:lang w:eastAsia="ja-JP"/>
        </w:rPr>
      </w:pPr>
      <w:r w:rsidRPr="00D57929">
        <w:rPr>
          <w:rFonts w:ascii="Arial" w:hAnsi="Arial" w:cs="Arial" w:hint="eastAsia"/>
          <w:b/>
          <w:sz w:val="32"/>
          <w:szCs w:val="32"/>
          <w:lang w:eastAsia="ja-JP"/>
        </w:rPr>
        <w:lastRenderedPageBreak/>
        <w:t>Gerenciamento de configura</w:t>
      </w:r>
      <w:r w:rsidRPr="00D57929">
        <w:rPr>
          <w:rFonts w:ascii="Arial" w:hAnsi="Arial" w:cs="Arial"/>
          <w:b/>
          <w:sz w:val="32"/>
          <w:szCs w:val="32"/>
          <w:lang w:eastAsia="ja-JP"/>
        </w:rPr>
        <w:t>ção</w:t>
      </w:r>
    </w:p>
    <w:p w:rsidR="005B5FBB" w:rsidRPr="00EB0A9A" w:rsidRDefault="005B5FBB" w:rsidP="005B5FBB">
      <w:pPr>
        <w:jc w:val="center"/>
        <w:rPr>
          <w:rFonts w:ascii="Arial" w:hAnsi="Arial" w:cs="Arial"/>
          <w:b/>
          <w:sz w:val="24"/>
          <w:szCs w:val="24"/>
          <w:lang w:eastAsia="ja-JP"/>
        </w:rPr>
      </w:pPr>
    </w:p>
    <w:tbl>
      <w:tblPr>
        <w:tblStyle w:val="Tabelacomgrade"/>
        <w:tblW w:w="0" w:type="auto"/>
        <w:tblLook w:val="04A0"/>
      </w:tblPr>
      <w:tblGrid>
        <w:gridCol w:w="2376"/>
        <w:gridCol w:w="3437"/>
        <w:gridCol w:w="2907"/>
      </w:tblGrid>
      <w:tr w:rsidR="008A75E9" w:rsidRPr="00EB0A9A" w:rsidTr="00A2476E">
        <w:trPr>
          <w:trHeight w:val="333"/>
        </w:trPr>
        <w:tc>
          <w:tcPr>
            <w:tcW w:w="2376" w:type="dxa"/>
            <w:vAlign w:val="bottom"/>
          </w:tcPr>
          <w:p w:rsidR="008A75E9" w:rsidRPr="00EB0A9A" w:rsidRDefault="008A75E9" w:rsidP="00A2476E">
            <w:pPr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EB0A9A">
              <w:rPr>
                <w:rFonts w:ascii="Arial" w:eastAsia="Arial" w:hAnsi="Arial" w:cs="Arial"/>
                <w:b/>
                <w:sz w:val="24"/>
                <w:szCs w:val="24"/>
              </w:rPr>
              <w:t>Data</w:t>
            </w:r>
          </w:p>
        </w:tc>
        <w:tc>
          <w:tcPr>
            <w:tcW w:w="3437" w:type="dxa"/>
            <w:vAlign w:val="bottom"/>
          </w:tcPr>
          <w:p w:rsidR="008A75E9" w:rsidRPr="00EB0A9A" w:rsidRDefault="008A75E9" w:rsidP="00A2476E">
            <w:pPr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EB0A9A">
              <w:rPr>
                <w:rFonts w:ascii="Arial" w:eastAsia="Arial" w:hAnsi="Arial" w:cs="Arial"/>
                <w:b/>
                <w:sz w:val="24"/>
                <w:szCs w:val="24"/>
              </w:rPr>
              <w:t>Atividade</w:t>
            </w:r>
          </w:p>
        </w:tc>
        <w:tc>
          <w:tcPr>
            <w:tcW w:w="2907" w:type="dxa"/>
            <w:vAlign w:val="bottom"/>
          </w:tcPr>
          <w:p w:rsidR="008A75E9" w:rsidRPr="00EB0A9A" w:rsidRDefault="008A75E9" w:rsidP="00A2476E">
            <w:pPr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EB0A9A">
              <w:rPr>
                <w:rFonts w:ascii="Arial" w:eastAsia="Arial" w:hAnsi="Arial" w:cs="Arial"/>
                <w:b/>
                <w:sz w:val="24"/>
                <w:szCs w:val="24"/>
              </w:rPr>
              <w:t>Responsável</w:t>
            </w:r>
          </w:p>
        </w:tc>
      </w:tr>
      <w:tr w:rsidR="008A75E9" w:rsidRPr="00EB0A9A" w:rsidTr="005B5FBB">
        <w:trPr>
          <w:trHeight w:val="849"/>
        </w:trPr>
        <w:tc>
          <w:tcPr>
            <w:tcW w:w="2376" w:type="dxa"/>
          </w:tcPr>
          <w:p w:rsidR="008A75E9" w:rsidRPr="0045657C" w:rsidRDefault="00853D49" w:rsidP="0045657C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657C">
              <w:rPr>
                <w:rFonts w:ascii="Arial" w:eastAsia="Arial" w:hAnsi="Arial" w:cs="Arial"/>
                <w:sz w:val="24"/>
                <w:szCs w:val="24"/>
              </w:rPr>
              <w:t>ABRIL/</w:t>
            </w:r>
            <w:r w:rsidR="0045657C">
              <w:rPr>
                <w:rFonts w:ascii="Arial" w:eastAsia="Arial" w:hAnsi="Arial" w:cs="Arial"/>
                <w:sz w:val="24"/>
                <w:szCs w:val="24"/>
              </w:rPr>
              <w:t>2017</w:t>
            </w:r>
          </w:p>
        </w:tc>
        <w:tc>
          <w:tcPr>
            <w:tcW w:w="3437" w:type="dxa"/>
          </w:tcPr>
          <w:p w:rsidR="008A75E9" w:rsidRPr="00FB6337" w:rsidRDefault="00A2476E" w:rsidP="00FB6337">
            <w:pPr>
              <w:rPr>
                <w:rFonts w:ascii="Arial" w:hAnsi="Arial" w:cs="Arial"/>
                <w:sz w:val="24"/>
                <w:szCs w:val="24"/>
              </w:rPr>
            </w:pPr>
            <w:bookmarkStart w:id="1" w:name="_Toc466916141"/>
            <w:r w:rsidRPr="00FB6337">
              <w:rPr>
                <w:rFonts w:ascii="Arial" w:hAnsi="Arial" w:cs="Arial"/>
                <w:sz w:val="24"/>
                <w:szCs w:val="24"/>
              </w:rPr>
              <w:t xml:space="preserve">Caso de uso: </w:t>
            </w:r>
            <w:r w:rsidR="00837936" w:rsidRPr="00FB6337">
              <w:rPr>
                <w:rFonts w:ascii="Arial" w:hAnsi="Arial" w:cs="Arial"/>
                <w:sz w:val="24"/>
                <w:szCs w:val="24"/>
              </w:rPr>
              <w:t>[RF01] Cadastrar Usuário.</w:t>
            </w:r>
            <w:bookmarkEnd w:id="1"/>
          </w:p>
        </w:tc>
        <w:tc>
          <w:tcPr>
            <w:tcW w:w="2907" w:type="dxa"/>
            <w:vAlign w:val="center"/>
          </w:tcPr>
          <w:p w:rsidR="008A75E9" w:rsidRPr="00EB0A9A" w:rsidRDefault="00725C4E" w:rsidP="005B5FBB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EB0A9A">
              <w:rPr>
                <w:rFonts w:ascii="Arial" w:hAnsi="Arial" w:cs="Arial"/>
                <w:sz w:val="24"/>
                <w:szCs w:val="24"/>
              </w:rPr>
              <w:t>Daniele</w:t>
            </w:r>
          </w:p>
        </w:tc>
      </w:tr>
      <w:tr w:rsidR="008A75E9" w:rsidTr="005B5FBB">
        <w:trPr>
          <w:trHeight w:val="566"/>
        </w:trPr>
        <w:tc>
          <w:tcPr>
            <w:tcW w:w="2376" w:type="dxa"/>
          </w:tcPr>
          <w:p w:rsidR="008A75E9" w:rsidRPr="00266AD4" w:rsidRDefault="00853D49" w:rsidP="00725C4E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ABRIL/</w:t>
            </w:r>
            <w:r w:rsidR="0045657C">
              <w:rPr>
                <w:rFonts w:ascii="Arial" w:eastAsia="Arial" w:hAnsi="Arial" w:cs="Arial"/>
                <w:sz w:val="24"/>
                <w:szCs w:val="24"/>
              </w:rPr>
              <w:t>20</w:t>
            </w:r>
            <w:r>
              <w:rPr>
                <w:rFonts w:ascii="Arial" w:eastAsia="Arial" w:hAnsi="Arial" w:cs="Arial"/>
                <w:sz w:val="24"/>
                <w:szCs w:val="24"/>
              </w:rPr>
              <w:t>17</w:t>
            </w:r>
          </w:p>
        </w:tc>
        <w:tc>
          <w:tcPr>
            <w:tcW w:w="3437" w:type="dxa"/>
          </w:tcPr>
          <w:p w:rsidR="005B5FBB" w:rsidRDefault="0045657C" w:rsidP="00725C4E">
            <w:pPr>
              <w:spacing w:line="360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 xml:space="preserve">Caso de uso: [RF02] </w:t>
            </w:r>
          </w:p>
          <w:p w:rsidR="008A75E9" w:rsidRPr="00266AD4" w:rsidRDefault="00837936" w:rsidP="00725C4E">
            <w:pPr>
              <w:spacing w:line="36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266AD4">
              <w:rPr>
                <w:rFonts w:ascii="Arial" w:eastAsia="Calibri" w:hAnsi="Arial" w:cs="Arial"/>
                <w:sz w:val="24"/>
                <w:szCs w:val="24"/>
              </w:rPr>
              <w:t xml:space="preserve">Efetuar </w:t>
            </w:r>
            <w:proofErr w:type="spellStart"/>
            <w:r w:rsidRPr="00266AD4">
              <w:rPr>
                <w:rFonts w:ascii="Arial" w:eastAsia="Calibri" w:hAnsi="Arial" w:cs="Arial"/>
                <w:sz w:val="24"/>
                <w:szCs w:val="24"/>
              </w:rPr>
              <w:t>login</w:t>
            </w:r>
            <w:proofErr w:type="spellEnd"/>
            <w:r w:rsidRPr="00266AD4">
              <w:rPr>
                <w:rFonts w:ascii="Arial" w:eastAsia="Calibri" w:hAnsi="Arial" w:cs="Arial"/>
                <w:sz w:val="24"/>
                <w:szCs w:val="24"/>
              </w:rPr>
              <w:t>.</w:t>
            </w:r>
          </w:p>
        </w:tc>
        <w:tc>
          <w:tcPr>
            <w:tcW w:w="2907" w:type="dxa"/>
            <w:vAlign w:val="center"/>
          </w:tcPr>
          <w:p w:rsidR="008A75E9" w:rsidRPr="00266AD4" w:rsidRDefault="00725C4E" w:rsidP="005B5FBB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D165D">
              <w:rPr>
                <w:rFonts w:ascii="Arial" w:eastAsia="Arial" w:hAnsi="Arial" w:cs="Arial"/>
                <w:sz w:val="24"/>
                <w:szCs w:val="24"/>
              </w:rPr>
              <w:t>Jean</w:t>
            </w:r>
          </w:p>
        </w:tc>
      </w:tr>
      <w:tr w:rsidR="008A75E9" w:rsidTr="00587C22">
        <w:trPr>
          <w:trHeight w:val="641"/>
        </w:trPr>
        <w:tc>
          <w:tcPr>
            <w:tcW w:w="2376" w:type="dxa"/>
            <w:vAlign w:val="center"/>
          </w:tcPr>
          <w:p w:rsidR="008A75E9" w:rsidRPr="00266AD4" w:rsidRDefault="00853D49" w:rsidP="005B5FBB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ABRIL/</w:t>
            </w:r>
            <w:r w:rsidR="0045657C">
              <w:rPr>
                <w:rFonts w:ascii="Arial" w:eastAsia="Arial" w:hAnsi="Arial" w:cs="Arial"/>
                <w:sz w:val="24"/>
                <w:szCs w:val="24"/>
              </w:rPr>
              <w:t>20</w:t>
            </w:r>
            <w:r>
              <w:rPr>
                <w:rFonts w:ascii="Arial" w:eastAsia="Arial" w:hAnsi="Arial" w:cs="Arial"/>
                <w:sz w:val="24"/>
                <w:szCs w:val="24"/>
              </w:rPr>
              <w:t>17</w:t>
            </w:r>
          </w:p>
        </w:tc>
        <w:tc>
          <w:tcPr>
            <w:tcW w:w="3437" w:type="dxa"/>
          </w:tcPr>
          <w:p w:rsidR="005B5FBB" w:rsidRDefault="005B5FBB" w:rsidP="00725C4E">
            <w:pPr>
              <w:spacing w:line="360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Caso de </w:t>
            </w:r>
            <w:r w:rsidR="00D57929">
              <w:rPr>
                <w:rFonts w:ascii="Arial" w:eastAsia="Arial" w:hAnsi="Arial" w:cs="Arial"/>
                <w:sz w:val="24"/>
                <w:szCs w:val="24"/>
              </w:rPr>
              <w:t>uso:</w:t>
            </w:r>
            <w:r w:rsidR="00D57929">
              <w:rPr>
                <w:rFonts w:ascii="Arial" w:eastAsia="Calibri" w:hAnsi="Arial" w:cs="Arial"/>
                <w:sz w:val="24"/>
                <w:szCs w:val="24"/>
              </w:rPr>
              <w:t xml:space="preserve"> [</w:t>
            </w:r>
            <w:r>
              <w:rPr>
                <w:rFonts w:ascii="Arial" w:eastAsia="Calibri" w:hAnsi="Arial" w:cs="Arial"/>
                <w:sz w:val="24"/>
                <w:szCs w:val="24"/>
              </w:rPr>
              <w:t>RF03]</w:t>
            </w:r>
          </w:p>
          <w:p w:rsidR="008A75E9" w:rsidRPr="00266AD4" w:rsidRDefault="00837936" w:rsidP="00725C4E">
            <w:pPr>
              <w:spacing w:line="36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266AD4">
              <w:rPr>
                <w:rFonts w:ascii="Arial" w:eastAsia="Calibri" w:hAnsi="Arial" w:cs="Arial"/>
                <w:sz w:val="24"/>
                <w:szCs w:val="24"/>
              </w:rPr>
              <w:t>Cadastrar disciplina.</w:t>
            </w:r>
          </w:p>
        </w:tc>
        <w:tc>
          <w:tcPr>
            <w:tcW w:w="2907" w:type="dxa"/>
            <w:vAlign w:val="center"/>
          </w:tcPr>
          <w:p w:rsidR="008A75E9" w:rsidRPr="00266AD4" w:rsidRDefault="00CE2AF2" w:rsidP="00CE2AF2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Mario</w:t>
            </w:r>
          </w:p>
        </w:tc>
      </w:tr>
      <w:tr w:rsidR="008A75E9" w:rsidTr="005B5FBB">
        <w:trPr>
          <w:trHeight w:val="729"/>
        </w:trPr>
        <w:tc>
          <w:tcPr>
            <w:tcW w:w="2376" w:type="dxa"/>
            <w:vAlign w:val="center"/>
          </w:tcPr>
          <w:p w:rsidR="008A75E9" w:rsidRPr="00266AD4" w:rsidRDefault="00853D49" w:rsidP="005B5FBB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ABRIL/</w:t>
            </w:r>
            <w:r w:rsidR="0045657C">
              <w:rPr>
                <w:rFonts w:ascii="Arial" w:eastAsia="Arial" w:hAnsi="Arial" w:cs="Arial"/>
                <w:sz w:val="24"/>
                <w:szCs w:val="24"/>
              </w:rPr>
              <w:t>20</w:t>
            </w:r>
            <w:r>
              <w:rPr>
                <w:rFonts w:ascii="Arial" w:eastAsia="Arial" w:hAnsi="Arial" w:cs="Arial"/>
                <w:sz w:val="24"/>
                <w:szCs w:val="24"/>
              </w:rPr>
              <w:t>17</w:t>
            </w:r>
          </w:p>
        </w:tc>
        <w:tc>
          <w:tcPr>
            <w:tcW w:w="3437" w:type="dxa"/>
          </w:tcPr>
          <w:p w:rsidR="008A75E9" w:rsidRDefault="00837936" w:rsidP="00CE2AF2">
            <w:pPr>
              <w:spacing w:line="36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266AD4">
              <w:rPr>
                <w:rFonts w:ascii="Arial" w:eastAsia="Calibri" w:hAnsi="Arial" w:cs="Arial"/>
                <w:sz w:val="24"/>
                <w:szCs w:val="24"/>
              </w:rPr>
              <w:t>Caso de uso: [RF04]</w:t>
            </w:r>
          </w:p>
          <w:p w:rsidR="00CE2AF2" w:rsidRPr="00266AD4" w:rsidRDefault="00CE2AF2" w:rsidP="00CE2AF2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266AD4">
              <w:rPr>
                <w:rFonts w:ascii="Arial" w:eastAsia="Calibri" w:hAnsi="Arial" w:cs="Arial"/>
                <w:sz w:val="24"/>
                <w:szCs w:val="24"/>
              </w:rPr>
              <w:t>Cadastrar conteúdo de avaliações.</w:t>
            </w:r>
          </w:p>
        </w:tc>
        <w:tc>
          <w:tcPr>
            <w:tcW w:w="2907" w:type="dxa"/>
            <w:vAlign w:val="center"/>
          </w:tcPr>
          <w:p w:rsidR="008A75E9" w:rsidRPr="00266AD4" w:rsidRDefault="00CE2AF2" w:rsidP="005B5FBB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Rafael</w:t>
            </w:r>
          </w:p>
        </w:tc>
      </w:tr>
      <w:tr w:rsidR="008A75E9" w:rsidTr="005B5FBB">
        <w:trPr>
          <w:trHeight w:val="1036"/>
        </w:trPr>
        <w:tc>
          <w:tcPr>
            <w:tcW w:w="2376" w:type="dxa"/>
            <w:vAlign w:val="center"/>
          </w:tcPr>
          <w:p w:rsidR="008A75E9" w:rsidRPr="00266AD4" w:rsidRDefault="00853D49" w:rsidP="005B5FBB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ABRIL/</w:t>
            </w:r>
            <w:r w:rsidR="0045657C">
              <w:rPr>
                <w:rFonts w:ascii="Arial" w:eastAsia="Arial" w:hAnsi="Arial" w:cs="Arial"/>
                <w:sz w:val="24"/>
                <w:szCs w:val="24"/>
              </w:rPr>
              <w:t>20</w:t>
            </w:r>
            <w:r>
              <w:rPr>
                <w:rFonts w:ascii="Arial" w:eastAsia="Arial" w:hAnsi="Arial" w:cs="Arial"/>
                <w:sz w:val="24"/>
                <w:szCs w:val="24"/>
              </w:rPr>
              <w:t>17</w:t>
            </w:r>
          </w:p>
        </w:tc>
        <w:tc>
          <w:tcPr>
            <w:tcW w:w="3437" w:type="dxa"/>
          </w:tcPr>
          <w:p w:rsidR="008A75E9" w:rsidRDefault="00837936" w:rsidP="00CE2AF2">
            <w:pPr>
              <w:spacing w:line="360" w:lineRule="auto"/>
              <w:rPr>
                <w:rFonts w:ascii="Arial" w:eastAsia="Calibri" w:hAnsi="Arial" w:cs="Arial"/>
                <w:sz w:val="24"/>
                <w:szCs w:val="24"/>
              </w:rPr>
            </w:pPr>
            <w:r w:rsidRPr="00266AD4">
              <w:rPr>
                <w:rFonts w:ascii="Arial" w:eastAsia="Arial" w:hAnsi="Arial" w:cs="Arial"/>
                <w:sz w:val="24"/>
                <w:szCs w:val="24"/>
              </w:rPr>
              <w:t xml:space="preserve">Caso de uso: </w:t>
            </w:r>
            <w:r w:rsidRPr="00266AD4">
              <w:rPr>
                <w:rFonts w:ascii="Arial" w:eastAsia="Calibri" w:hAnsi="Arial" w:cs="Arial"/>
                <w:sz w:val="24"/>
                <w:szCs w:val="24"/>
              </w:rPr>
              <w:t xml:space="preserve">[RF05] </w:t>
            </w:r>
          </w:p>
          <w:p w:rsidR="00CE2AF2" w:rsidRPr="00266AD4" w:rsidRDefault="0045657C" w:rsidP="00CE2AF2">
            <w:pPr>
              <w:spacing w:line="360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Usuário aluno s</w:t>
            </w:r>
            <w:r w:rsidR="00CE2AF2">
              <w:rPr>
                <w:rFonts w:ascii="Arial" w:eastAsia="Calibri" w:hAnsi="Arial" w:cs="Arial"/>
                <w:sz w:val="24"/>
                <w:szCs w:val="24"/>
              </w:rPr>
              <w:t>elecionar</w:t>
            </w:r>
            <w:r w:rsidR="00CE2AF2" w:rsidRPr="00266AD4">
              <w:rPr>
                <w:rFonts w:ascii="Arial" w:eastAsia="Calibri" w:hAnsi="Arial" w:cs="Arial"/>
                <w:sz w:val="24"/>
                <w:szCs w:val="24"/>
              </w:rPr>
              <w:t xml:space="preserve"> disciplina</w:t>
            </w:r>
          </w:p>
        </w:tc>
        <w:tc>
          <w:tcPr>
            <w:tcW w:w="2907" w:type="dxa"/>
            <w:vAlign w:val="center"/>
          </w:tcPr>
          <w:p w:rsidR="008A75E9" w:rsidRPr="00266AD4" w:rsidRDefault="00CE2AF2" w:rsidP="005B5FBB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Laís</w:t>
            </w:r>
          </w:p>
        </w:tc>
      </w:tr>
      <w:tr w:rsidR="00837936" w:rsidTr="005B5FBB">
        <w:trPr>
          <w:trHeight w:val="759"/>
        </w:trPr>
        <w:tc>
          <w:tcPr>
            <w:tcW w:w="2376" w:type="dxa"/>
            <w:vAlign w:val="center"/>
          </w:tcPr>
          <w:p w:rsidR="00837936" w:rsidRPr="00266AD4" w:rsidRDefault="00853D49" w:rsidP="005B5FBB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ABRIL/</w:t>
            </w:r>
            <w:r w:rsidR="0045657C">
              <w:rPr>
                <w:rFonts w:ascii="Arial" w:eastAsia="Arial" w:hAnsi="Arial" w:cs="Arial"/>
                <w:sz w:val="24"/>
                <w:szCs w:val="24"/>
              </w:rPr>
              <w:t>20</w:t>
            </w:r>
            <w:r>
              <w:rPr>
                <w:rFonts w:ascii="Arial" w:eastAsia="Arial" w:hAnsi="Arial" w:cs="Arial"/>
                <w:sz w:val="24"/>
                <w:szCs w:val="24"/>
              </w:rPr>
              <w:t>17</w:t>
            </w:r>
          </w:p>
        </w:tc>
        <w:tc>
          <w:tcPr>
            <w:tcW w:w="3437" w:type="dxa"/>
          </w:tcPr>
          <w:p w:rsidR="00837936" w:rsidRPr="00266AD4" w:rsidRDefault="00266AD4" w:rsidP="00725C4E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266AD4">
              <w:rPr>
                <w:rFonts w:ascii="Arial" w:eastAsia="Arial" w:hAnsi="Arial" w:cs="Arial"/>
                <w:sz w:val="24"/>
                <w:szCs w:val="24"/>
              </w:rPr>
              <w:t>Caso de uso:</w:t>
            </w:r>
            <w:r w:rsidR="00683E3C" w:rsidRPr="00266AD4">
              <w:rPr>
                <w:rFonts w:ascii="Arial" w:eastAsia="Calibri" w:hAnsi="Arial" w:cs="Arial"/>
                <w:sz w:val="24"/>
                <w:szCs w:val="24"/>
              </w:rPr>
              <w:t xml:space="preserve"> </w:t>
            </w:r>
            <w:r w:rsidR="00683E3C">
              <w:rPr>
                <w:rFonts w:ascii="Arial" w:eastAsia="Calibri" w:hAnsi="Arial" w:cs="Arial"/>
                <w:sz w:val="24"/>
                <w:szCs w:val="24"/>
              </w:rPr>
              <w:t>[RF06</w:t>
            </w:r>
            <w:r w:rsidR="00D57929" w:rsidRPr="00266AD4">
              <w:rPr>
                <w:rFonts w:ascii="Arial" w:eastAsia="Calibri" w:hAnsi="Arial" w:cs="Arial"/>
                <w:sz w:val="24"/>
                <w:szCs w:val="24"/>
              </w:rPr>
              <w:t>]</w:t>
            </w:r>
            <w:r w:rsidR="00D57929">
              <w:rPr>
                <w:rFonts w:ascii="Arial" w:eastAsia="Calibri" w:hAnsi="Arial" w:cs="Arial"/>
                <w:sz w:val="24"/>
                <w:szCs w:val="24"/>
              </w:rPr>
              <w:t xml:space="preserve"> </w:t>
            </w:r>
            <w:r w:rsidR="00CE2AF2" w:rsidRPr="00725C4E">
              <w:rPr>
                <w:rFonts w:ascii="Arial" w:eastAsia="Calibri" w:hAnsi="Arial" w:cs="Arial"/>
                <w:sz w:val="24"/>
                <w:szCs w:val="24"/>
              </w:rPr>
              <w:t>resultados de avaliações</w:t>
            </w:r>
          </w:p>
        </w:tc>
        <w:tc>
          <w:tcPr>
            <w:tcW w:w="2907" w:type="dxa"/>
            <w:vAlign w:val="center"/>
          </w:tcPr>
          <w:p w:rsidR="00837936" w:rsidRPr="00266AD4" w:rsidRDefault="00CE2AF2" w:rsidP="005B5FBB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D165D">
              <w:rPr>
                <w:rFonts w:ascii="Arial" w:eastAsia="Arial" w:hAnsi="Arial" w:cs="Arial"/>
                <w:sz w:val="24"/>
                <w:szCs w:val="24"/>
              </w:rPr>
              <w:t>Jean</w:t>
            </w:r>
          </w:p>
        </w:tc>
      </w:tr>
      <w:tr w:rsidR="00F3759C" w:rsidTr="005B5FBB">
        <w:trPr>
          <w:trHeight w:val="771"/>
        </w:trPr>
        <w:tc>
          <w:tcPr>
            <w:tcW w:w="2376" w:type="dxa"/>
          </w:tcPr>
          <w:p w:rsidR="00F3759C" w:rsidRPr="00266AD4" w:rsidRDefault="00F3759C" w:rsidP="00725C4E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23/2/2017</w:t>
            </w:r>
          </w:p>
        </w:tc>
        <w:tc>
          <w:tcPr>
            <w:tcW w:w="3437" w:type="dxa"/>
          </w:tcPr>
          <w:p w:rsidR="00F3759C" w:rsidRDefault="00F3759C" w:rsidP="00725C4E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1ª correção do documento de requisitos</w:t>
            </w:r>
          </w:p>
        </w:tc>
        <w:tc>
          <w:tcPr>
            <w:tcW w:w="2907" w:type="dxa"/>
            <w:vAlign w:val="center"/>
          </w:tcPr>
          <w:p w:rsidR="00F3759C" w:rsidRPr="005D165D" w:rsidRDefault="00F3759C" w:rsidP="005B5FBB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Profa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>. Silvia</w:t>
            </w:r>
          </w:p>
        </w:tc>
      </w:tr>
      <w:tr w:rsidR="00C96FFD" w:rsidTr="005B5FBB">
        <w:trPr>
          <w:trHeight w:val="771"/>
        </w:trPr>
        <w:tc>
          <w:tcPr>
            <w:tcW w:w="2376" w:type="dxa"/>
          </w:tcPr>
          <w:p w:rsidR="00C96FFD" w:rsidRDefault="001F3A32" w:rsidP="00725C4E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16/03</w:t>
            </w:r>
            <w:r w:rsidR="002D4EFF">
              <w:rPr>
                <w:rFonts w:ascii="Arial" w:eastAsia="Arial" w:hAnsi="Arial" w:cs="Arial"/>
                <w:sz w:val="24"/>
                <w:szCs w:val="24"/>
              </w:rPr>
              <w:t>/</w:t>
            </w:r>
            <w:r>
              <w:rPr>
                <w:rFonts w:ascii="Arial" w:eastAsia="Arial" w:hAnsi="Arial" w:cs="Arial"/>
                <w:sz w:val="24"/>
                <w:szCs w:val="24"/>
              </w:rPr>
              <w:t>20</w:t>
            </w:r>
            <w:r w:rsidR="002D4EFF">
              <w:rPr>
                <w:rFonts w:ascii="Arial" w:eastAsia="Arial" w:hAnsi="Arial" w:cs="Arial"/>
                <w:sz w:val="24"/>
                <w:szCs w:val="24"/>
              </w:rPr>
              <w:t>17</w:t>
            </w:r>
          </w:p>
        </w:tc>
        <w:tc>
          <w:tcPr>
            <w:tcW w:w="3437" w:type="dxa"/>
          </w:tcPr>
          <w:p w:rsidR="00C96FFD" w:rsidRDefault="00784DE1" w:rsidP="00725C4E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Correção</w:t>
            </w:r>
            <w:r w:rsidR="00C96FFD">
              <w:rPr>
                <w:rFonts w:ascii="Arial" w:eastAsia="Arial" w:hAnsi="Arial" w:cs="Arial"/>
                <w:sz w:val="24"/>
                <w:szCs w:val="24"/>
              </w:rPr>
              <w:t xml:space="preserve"> do documento de requisitos</w:t>
            </w:r>
          </w:p>
        </w:tc>
        <w:tc>
          <w:tcPr>
            <w:tcW w:w="2907" w:type="dxa"/>
            <w:vAlign w:val="center"/>
          </w:tcPr>
          <w:p w:rsidR="00C96FFD" w:rsidRDefault="00C96FFD" w:rsidP="005B5FBB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GRUPO</w:t>
            </w:r>
          </w:p>
        </w:tc>
      </w:tr>
      <w:tr w:rsidR="0045657C" w:rsidTr="005B5FBB">
        <w:trPr>
          <w:trHeight w:val="771"/>
        </w:trPr>
        <w:tc>
          <w:tcPr>
            <w:tcW w:w="2376" w:type="dxa"/>
          </w:tcPr>
          <w:p w:rsidR="0045657C" w:rsidRDefault="0045657C" w:rsidP="00725C4E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20/04/2017</w:t>
            </w:r>
          </w:p>
        </w:tc>
        <w:tc>
          <w:tcPr>
            <w:tcW w:w="3437" w:type="dxa"/>
          </w:tcPr>
          <w:p w:rsidR="0045657C" w:rsidRDefault="0045657C" w:rsidP="00725C4E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Correção do documento de caso de uso</w:t>
            </w:r>
          </w:p>
        </w:tc>
        <w:tc>
          <w:tcPr>
            <w:tcW w:w="2907" w:type="dxa"/>
            <w:vAlign w:val="center"/>
          </w:tcPr>
          <w:p w:rsidR="0045657C" w:rsidRDefault="0045657C" w:rsidP="005B5FBB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GRUPO</w:t>
            </w:r>
          </w:p>
        </w:tc>
      </w:tr>
    </w:tbl>
    <w:p w:rsidR="005F2231" w:rsidRDefault="005F2231" w:rsidP="00725C4E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822B2D" w:rsidRDefault="00822B2D">
      <w:pPr>
        <w:rPr>
          <w:rFonts w:ascii="Arial" w:eastAsia="Arial" w:hAnsi="Arial" w:cs="Arial"/>
          <w:b/>
          <w:sz w:val="24"/>
          <w:szCs w:val="24"/>
        </w:rPr>
      </w:pPr>
    </w:p>
    <w:p w:rsidR="00B473E7" w:rsidRDefault="00B473E7">
      <w:pPr>
        <w:rPr>
          <w:rFonts w:ascii="Arial" w:eastAsia="Arial" w:hAnsi="Arial" w:cs="Arial"/>
          <w:b/>
          <w:sz w:val="24"/>
          <w:szCs w:val="24"/>
        </w:rPr>
      </w:pPr>
    </w:p>
    <w:p w:rsidR="00B473E7" w:rsidRDefault="00B473E7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br w:type="page"/>
      </w:r>
    </w:p>
    <w:sdt>
      <w:sdtPr>
        <w:rPr>
          <w:rFonts w:asciiTheme="minorHAnsi" w:eastAsiaTheme="minorEastAsia" w:hAnsiTheme="minorHAnsi" w:cs="Arial"/>
          <w:b w:val="0"/>
          <w:sz w:val="22"/>
          <w:szCs w:val="24"/>
          <w:lang w:val="pt-BR" w:eastAsia="en-US"/>
        </w:rPr>
        <w:id w:val="60608581"/>
        <w:docPartObj>
          <w:docPartGallery w:val="Table of Contents"/>
          <w:docPartUnique/>
        </w:docPartObj>
      </w:sdtPr>
      <w:sdtEndPr>
        <w:rPr>
          <w:rFonts w:cstheme="minorBidi"/>
          <w:b/>
          <w:bCs/>
          <w:szCs w:val="22"/>
        </w:rPr>
      </w:sdtEndPr>
      <w:sdtContent>
        <w:p w:rsidR="00FB6337" w:rsidRPr="00615D53" w:rsidRDefault="00FB6337" w:rsidP="00D57929">
          <w:pPr>
            <w:pStyle w:val="CabealhodoSumrio"/>
            <w:spacing w:line="360" w:lineRule="auto"/>
            <w:jc w:val="center"/>
            <w:rPr>
              <w:rFonts w:cs="Arial"/>
              <w:sz w:val="28"/>
              <w:szCs w:val="28"/>
              <w:lang w:val="pt-BR"/>
            </w:rPr>
          </w:pPr>
          <w:r w:rsidRPr="00615D53">
            <w:rPr>
              <w:rFonts w:cs="Arial"/>
              <w:sz w:val="28"/>
              <w:szCs w:val="28"/>
              <w:lang w:val="pt-BR"/>
            </w:rPr>
            <w:t>Sumário</w:t>
          </w:r>
        </w:p>
        <w:p w:rsidR="00FB6337" w:rsidRPr="00D57929" w:rsidRDefault="00FB6337" w:rsidP="00D57929">
          <w:pPr>
            <w:spacing w:line="360" w:lineRule="auto"/>
            <w:rPr>
              <w:rFonts w:ascii="Arial" w:hAnsi="Arial" w:cs="Arial"/>
              <w:sz w:val="24"/>
              <w:szCs w:val="24"/>
              <w:lang w:eastAsia="ja-JP"/>
            </w:rPr>
          </w:pPr>
        </w:p>
        <w:p w:rsidR="00FB1E1D" w:rsidRPr="00FB1E1D" w:rsidRDefault="001C24AB">
          <w:pPr>
            <w:pStyle w:val="Sumrio1"/>
            <w:tabs>
              <w:tab w:val="right" w:leader="dot" w:pos="8494"/>
            </w:tabs>
            <w:rPr>
              <w:b/>
              <w:noProof/>
              <w:sz w:val="24"/>
              <w:szCs w:val="24"/>
              <w:lang w:val="pt-PT" w:eastAsia="ja-JP"/>
            </w:rPr>
          </w:pPr>
          <w:r w:rsidRPr="001C24AB">
            <w:rPr>
              <w:rFonts w:ascii="Arial" w:hAnsi="Arial" w:cs="Arial"/>
              <w:sz w:val="24"/>
              <w:szCs w:val="24"/>
            </w:rPr>
            <w:fldChar w:fldCharType="begin"/>
          </w:r>
          <w:r w:rsidR="00FB6337" w:rsidRPr="00D57929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1C24AB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67159030" w:history="1">
            <w:r w:rsidR="00FB1E1D" w:rsidRPr="00FB1E1D">
              <w:rPr>
                <w:rStyle w:val="Hyperlink"/>
                <w:b/>
                <w:noProof/>
                <w:sz w:val="24"/>
                <w:szCs w:val="24"/>
              </w:rPr>
              <w:t>1. INTRODUÇÃO AO DOCUMENTO</w:t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ab/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instrText xml:space="preserve"> PAGEREF _Toc467159030 \h </w:instrText>
            </w:r>
            <w:r w:rsidRPr="00FB1E1D">
              <w:rPr>
                <w:b/>
                <w:noProof/>
                <w:webHidden/>
                <w:sz w:val="24"/>
                <w:szCs w:val="24"/>
              </w:rPr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>6</w:t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B1E1D" w:rsidRPr="00FB1E1D" w:rsidRDefault="001C24AB">
          <w:pPr>
            <w:pStyle w:val="Sumrio2"/>
            <w:rPr>
              <w:b/>
              <w:noProof/>
              <w:sz w:val="24"/>
              <w:szCs w:val="24"/>
              <w:lang w:val="pt-PT" w:eastAsia="ja-JP"/>
            </w:rPr>
          </w:pPr>
          <w:hyperlink w:anchor="_Toc467159031" w:history="1">
            <w:r w:rsidR="00FB1E1D" w:rsidRPr="00FB1E1D">
              <w:rPr>
                <w:rStyle w:val="Hyperlink"/>
                <w:b/>
                <w:noProof/>
                <w:sz w:val="24"/>
                <w:szCs w:val="24"/>
              </w:rPr>
              <w:t>1.1. Tema</w:t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ab/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instrText xml:space="preserve"> PAGEREF _Toc467159031 \h </w:instrText>
            </w:r>
            <w:r w:rsidRPr="00FB1E1D">
              <w:rPr>
                <w:b/>
                <w:noProof/>
                <w:webHidden/>
                <w:sz w:val="24"/>
                <w:szCs w:val="24"/>
              </w:rPr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>6</w:t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B1E1D" w:rsidRPr="00FB1E1D" w:rsidRDefault="001C24AB">
          <w:pPr>
            <w:pStyle w:val="Sumrio2"/>
            <w:rPr>
              <w:b/>
              <w:noProof/>
              <w:sz w:val="24"/>
              <w:szCs w:val="24"/>
              <w:lang w:val="pt-PT" w:eastAsia="ja-JP"/>
            </w:rPr>
          </w:pPr>
          <w:hyperlink w:anchor="_Toc467159032" w:history="1">
            <w:r w:rsidR="00FB1E1D" w:rsidRPr="00FB1E1D">
              <w:rPr>
                <w:rStyle w:val="Hyperlink"/>
                <w:b/>
                <w:noProof/>
                <w:sz w:val="24"/>
                <w:szCs w:val="24"/>
              </w:rPr>
              <w:t>1.2. Objetivo do Projeto</w:t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ab/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instrText xml:space="preserve"> PAGEREF _Toc467159032 \h </w:instrText>
            </w:r>
            <w:r w:rsidRPr="00FB1E1D">
              <w:rPr>
                <w:b/>
                <w:noProof/>
                <w:webHidden/>
                <w:sz w:val="24"/>
                <w:szCs w:val="24"/>
              </w:rPr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>6</w:t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B1E1D" w:rsidRPr="00FB1E1D" w:rsidRDefault="001C24AB">
          <w:pPr>
            <w:pStyle w:val="Sumrio2"/>
            <w:rPr>
              <w:b/>
              <w:noProof/>
              <w:sz w:val="24"/>
              <w:szCs w:val="24"/>
              <w:lang w:val="pt-PT" w:eastAsia="ja-JP"/>
            </w:rPr>
          </w:pPr>
          <w:hyperlink w:anchor="_Toc467159033" w:history="1">
            <w:r w:rsidR="00FB1E1D" w:rsidRPr="00FB1E1D">
              <w:rPr>
                <w:rStyle w:val="Hyperlink"/>
                <w:b/>
                <w:noProof/>
                <w:sz w:val="24"/>
                <w:szCs w:val="24"/>
              </w:rPr>
              <w:t>1.3. Delimitação do Problema</w:t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ab/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instrText xml:space="preserve"> PAGEREF _Toc467159033 \h </w:instrText>
            </w:r>
            <w:r w:rsidRPr="00FB1E1D">
              <w:rPr>
                <w:b/>
                <w:noProof/>
                <w:webHidden/>
                <w:sz w:val="24"/>
                <w:szCs w:val="24"/>
              </w:rPr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>6</w:t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B1E1D" w:rsidRPr="00FB1E1D" w:rsidRDefault="001C24AB">
          <w:pPr>
            <w:pStyle w:val="Sumrio2"/>
            <w:rPr>
              <w:b/>
              <w:noProof/>
              <w:sz w:val="24"/>
              <w:szCs w:val="24"/>
              <w:lang w:val="pt-PT" w:eastAsia="ja-JP"/>
            </w:rPr>
          </w:pPr>
          <w:hyperlink w:anchor="_Toc467159034" w:history="1">
            <w:r w:rsidR="00FB1E1D" w:rsidRPr="00FB1E1D">
              <w:rPr>
                <w:rStyle w:val="Hyperlink"/>
                <w:b/>
                <w:noProof/>
                <w:sz w:val="24"/>
                <w:szCs w:val="24"/>
              </w:rPr>
              <w:t>1.4. Justificativa da Escolha do Tema</w:t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ab/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instrText xml:space="preserve"> PAGEREF _Toc467159034 \h </w:instrText>
            </w:r>
            <w:r w:rsidRPr="00FB1E1D">
              <w:rPr>
                <w:b/>
                <w:noProof/>
                <w:webHidden/>
                <w:sz w:val="24"/>
                <w:szCs w:val="24"/>
              </w:rPr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>7</w:t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B1E1D" w:rsidRPr="00FB1E1D" w:rsidRDefault="001C24AB">
          <w:pPr>
            <w:pStyle w:val="Sumrio2"/>
            <w:rPr>
              <w:b/>
              <w:noProof/>
              <w:sz w:val="24"/>
              <w:szCs w:val="24"/>
              <w:lang w:val="pt-PT" w:eastAsia="ja-JP"/>
            </w:rPr>
          </w:pPr>
          <w:hyperlink w:anchor="_Toc467159035" w:history="1">
            <w:r w:rsidR="00FB1E1D" w:rsidRPr="00FB1E1D">
              <w:rPr>
                <w:rStyle w:val="Hyperlink"/>
                <w:b/>
                <w:noProof/>
                <w:sz w:val="24"/>
                <w:szCs w:val="24"/>
              </w:rPr>
              <w:t>1.5. Modelo de Trabalho</w:t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ab/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instrText xml:space="preserve"> PAGEREF _Toc467159035 \h </w:instrText>
            </w:r>
            <w:r w:rsidRPr="00FB1E1D">
              <w:rPr>
                <w:b/>
                <w:noProof/>
                <w:webHidden/>
                <w:sz w:val="24"/>
                <w:szCs w:val="24"/>
              </w:rPr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>7</w:t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B1E1D" w:rsidRPr="00FB1E1D" w:rsidRDefault="001C24AB">
          <w:pPr>
            <w:pStyle w:val="Sumrio2"/>
            <w:rPr>
              <w:b/>
              <w:noProof/>
              <w:sz w:val="24"/>
              <w:szCs w:val="24"/>
              <w:lang w:val="pt-PT" w:eastAsia="ja-JP"/>
            </w:rPr>
          </w:pPr>
          <w:hyperlink w:anchor="_Toc467159036" w:history="1">
            <w:r w:rsidR="00FB1E1D" w:rsidRPr="00FB1E1D">
              <w:rPr>
                <w:rStyle w:val="Hyperlink"/>
                <w:b/>
                <w:noProof/>
                <w:sz w:val="24"/>
                <w:szCs w:val="24"/>
              </w:rPr>
              <w:t>1.6. Organização do Trabalho</w:t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ab/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instrText xml:space="preserve"> PAGEREF _Toc467159036 \h </w:instrText>
            </w:r>
            <w:r w:rsidRPr="00FB1E1D">
              <w:rPr>
                <w:b/>
                <w:noProof/>
                <w:webHidden/>
                <w:sz w:val="24"/>
                <w:szCs w:val="24"/>
              </w:rPr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>8</w:t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B1E1D" w:rsidRPr="00FB1E1D" w:rsidRDefault="001C24AB">
          <w:pPr>
            <w:pStyle w:val="Sumrio2"/>
            <w:rPr>
              <w:b/>
              <w:noProof/>
              <w:sz w:val="24"/>
              <w:szCs w:val="24"/>
              <w:lang w:val="pt-PT" w:eastAsia="ja-JP"/>
            </w:rPr>
          </w:pPr>
          <w:hyperlink w:anchor="_Toc467159037" w:history="1">
            <w:r w:rsidR="00FB1E1D" w:rsidRPr="00FB1E1D">
              <w:rPr>
                <w:rStyle w:val="Hyperlink"/>
                <w:b/>
                <w:noProof/>
                <w:sz w:val="24"/>
                <w:szCs w:val="24"/>
              </w:rPr>
              <w:t>1.7. Glossário</w:t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ab/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instrText xml:space="preserve"> PAGEREF _Toc467159037 \h </w:instrText>
            </w:r>
            <w:r w:rsidRPr="00FB1E1D">
              <w:rPr>
                <w:b/>
                <w:noProof/>
                <w:webHidden/>
                <w:sz w:val="24"/>
                <w:szCs w:val="24"/>
              </w:rPr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>8</w:t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B1E1D" w:rsidRPr="00FB1E1D" w:rsidRDefault="001C24AB">
          <w:pPr>
            <w:pStyle w:val="Sumrio1"/>
            <w:tabs>
              <w:tab w:val="right" w:leader="dot" w:pos="8494"/>
            </w:tabs>
            <w:rPr>
              <w:b/>
              <w:noProof/>
              <w:sz w:val="24"/>
              <w:szCs w:val="24"/>
              <w:lang w:val="pt-PT" w:eastAsia="ja-JP"/>
            </w:rPr>
          </w:pPr>
          <w:hyperlink w:anchor="_Toc467159038" w:history="1">
            <w:r w:rsidR="00FB1E1D" w:rsidRPr="00FB1E1D">
              <w:rPr>
                <w:rStyle w:val="Hyperlink"/>
                <w:rFonts w:eastAsia="Arial"/>
                <w:b/>
                <w:noProof/>
                <w:sz w:val="24"/>
                <w:szCs w:val="24"/>
              </w:rPr>
              <w:t xml:space="preserve">2. </w:t>
            </w:r>
            <w:r w:rsidR="00FB1E1D" w:rsidRPr="00FB1E1D">
              <w:rPr>
                <w:rStyle w:val="Hyperlink"/>
                <w:b/>
                <w:noProof/>
                <w:sz w:val="24"/>
                <w:szCs w:val="24"/>
              </w:rPr>
              <w:t>DESCRIÇÃO GERAL DO SISTEMA</w:t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ab/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instrText xml:space="preserve"> PAGEREF _Toc467159038 \h </w:instrText>
            </w:r>
            <w:r w:rsidRPr="00FB1E1D">
              <w:rPr>
                <w:b/>
                <w:noProof/>
                <w:webHidden/>
                <w:sz w:val="24"/>
                <w:szCs w:val="24"/>
              </w:rPr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>8</w:t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B1E1D" w:rsidRPr="00FB1E1D" w:rsidRDefault="001C24AB">
          <w:pPr>
            <w:pStyle w:val="Sumrio2"/>
            <w:rPr>
              <w:b/>
              <w:noProof/>
              <w:sz w:val="24"/>
              <w:szCs w:val="24"/>
              <w:lang w:val="pt-PT" w:eastAsia="ja-JP"/>
            </w:rPr>
          </w:pPr>
          <w:hyperlink w:anchor="_Toc467159039" w:history="1">
            <w:r w:rsidR="00FB1E1D" w:rsidRPr="00FB1E1D">
              <w:rPr>
                <w:rStyle w:val="Hyperlink"/>
                <w:b/>
                <w:noProof/>
                <w:sz w:val="24"/>
                <w:szCs w:val="24"/>
              </w:rPr>
              <w:t>2.1. Descrição do Problema</w:t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ab/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instrText xml:space="preserve"> PAGEREF _Toc467159039 \h </w:instrText>
            </w:r>
            <w:r w:rsidRPr="00FB1E1D">
              <w:rPr>
                <w:b/>
                <w:noProof/>
                <w:webHidden/>
                <w:sz w:val="24"/>
                <w:szCs w:val="24"/>
              </w:rPr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>8</w:t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B1E1D" w:rsidRPr="00FB1E1D" w:rsidRDefault="001C24AB">
          <w:pPr>
            <w:pStyle w:val="Sumrio2"/>
            <w:rPr>
              <w:b/>
              <w:noProof/>
              <w:sz w:val="24"/>
              <w:szCs w:val="24"/>
              <w:lang w:val="pt-PT" w:eastAsia="ja-JP"/>
            </w:rPr>
          </w:pPr>
          <w:hyperlink w:anchor="_Toc467159040" w:history="1">
            <w:r w:rsidR="00FB1E1D" w:rsidRPr="00FB1E1D">
              <w:rPr>
                <w:rStyle w:val="Hyperlink"/>
                <w:b/>
                <w:noProof/>
                <w:sz w:val="24"/>
                <w:szCs w:val="24"/>
              </w:rPr>
              <w:t>2.2. Objetivo do Sistema</w:t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ab/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instrText xml:space="preserve"> PAGEREF _Toc467159040 \h </w:instrText>
            </w:r>
            <w:r w:rsidRPr="00FB1E1D">
              <w:rPr>
                <w:b/>
                <w:noProof/>
                <w:webHidden/>
                <w:sz w:val="24"/>
                <w:szCs w:val="24"/>
              </w:rPr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>9</w:t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B1E1D" w:rsidRPr="00FB1E1D" w:rsidRDefault="001C24AB">
          <w:pPr>
            <w:pStyle w:val="Sumrio2"/>
            <w:rPr>
              <w:b/>
              <w:noProof/>
              <w:sz w:val="24"/>
              <w:szCs w:val="24"/>
              <w:lang w:val="pt-PT" w:eastAsia="ja-JP"/>
            </w:rPr>
          </w:pPr>
          <w:hyperlink w:anchor="_Toc467159041" w:history="1">
            <w:r w:rsidR="00FB1E1D" w:rsidRPr="00FB1E1D">
              <w:rPr>
                <w:rStyle w:val="Hyperlink"/>
                <w:b/>
                <w:noProof/>
                <w:sz w:val="24"/>
                <w:szCs w:val="24"/>
              </w:rPr>
              <w:t>2.3. Principais Envolvidos e suas Características</w:t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ab/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instrText xml:space="preserve"> PAGEREF _Toc467159041 \h </w:instrText>
            </w:r>
            <w:r w:rsidRPr="00FB1E1D">
              <w:rPr>
                <w:b/>
                <w:noProof/>
                <w:webHidden/>
                <w:sz w:val="24"/>
                <w:szCs w:val="24"/>
              </w:rPr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>9</w:t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B1E1D" w:rsidRPr="00FB1E1D" w:rsidRDefault="001C24AB">
          <w:pPr>
            <w:pStyle w:val="Sumrio3"/>
            <w:tabs>
              <w:tab w:val="right" w:leader="dot" w:pos="8494"/>
            </w:tabs>
            <w:rPr>
              <w:b/>
              <w:noProof/>
              <w:sz w:val="24"/>
              <w:szCs w:val="24"/>
              <w:lang w:val="pt-PT" w:eastAsia="ja-JP"/>
            </w:rPr>
          </w:pPr>
          <w:hyperlink w:anchor="_Toc467159042" w:history="1">
            <w:r w:rsidR="00FB1E1D" w:rsidRPr="00FB1E1D">
              <w:rPr>
                <w:rStyle w:val="Hyperlink"/>
                <w:b/>
                <w:noProof/>
                <w:sz w:val="24"/>
                <w:szCs w:val="24"/>
              </w:rPr>
              <w:t>2.3.1. Usuários do Sistema</w:t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ab/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instrText xml:space="preserve"> PAGEREF _Toc467159042 \h </w:instrText>
            </w:r>
            <w:r w:rsidRPr="00FB1E1D">
              <w:rPr>
                <w:b/>
                <w:noProof/>
                <w:webHidden/>
                <w:sz w:val="24"/>
                <w:szCs w:val="24"/>
              </w:rPr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>9</w:t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B1E1D" w:rsidRPr="00FB1E1D" w:rsidRDefault="001C24AB">
          <w:pPr>
            <w:pStyle w:val="Sumrio3"/>
            <w:tabs>
              <w:tab w:val="right" w:leader="dot" w:pos="8494"/>
            </w:tabs>
            <w:rPr>
              <w:b/>
              <w:noProof/>
              <w:sz w:val="24"/>
              <w:szCs w:val="24"/>
              <w:lang w:val="pt-PT" w:eastAsia="ja-JP"/>
            </w:rPr>
          </w:pPr>
          <w:hyperlink w:anchor="_Toc467159043" w:history="1">
            <w:r w:rsidR="00FB1E1D" w:rsidRPr="00FB1E1D">
              <w:rPr>
                <w:rStyle w:val="Hyperlink"/>
                <w:b/>
                <w:noProof/>
                <w:sz w:val="24"/>
                <w:szCs w:val="24"/>
              </w:rPr>
              <w:t>2.3.2. Desenvolvedores do Sistema</w:t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ab/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instrText xml:space="preserve"> PAGEREF _Toc467159043 \h </w:instrText>
            </w:r>
            <w:r w:rsidRPr="00FB1E1D">
              <w:rPr>
                <w:b/>
                <w:noProof/>
                <w:webHidden/>
                <w:sz w:val="24"/>
                <w:szCs w:val="24"/>
              </w:rPr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>9</w:t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B1E1D" w:rsidRPr="00FB1E1D" w:rsidRDefault="001C24AB">
          <w:pPr>
            <w:pStyle w:val="Sumrio2"/>
            <w:rPr>
              <w:b/>
              <w:noProof/>
              <w:sz w:val="24"/>
              <w:szCs w:val="24"/>
              <w:lang w:val="pt-PT" w:eastAsia="ja-JP"/>
            </w:rPr>
          </w:pPr>
          <w:hyperlink w:anchor="_Toc467159044" w:history="1">
            <w:r w:rsidR="00FB1E1D" w:rsidRPr="00FB1E1D">
              <w:rPr>
                <w:rStyle w:val="Hyperlink"/>
                <w:b/>
                <w:noProof/>
                <w:sz w:val="24"/>
                <w:szCs w:val="24"/>
              </w:rPr>
              <w:t>2.4. Regras de Negócio</w:t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ab/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instrText xml:space="preserve"> PAGEREF _Toc467159044 \h </w:instrText>
            </w:r>
            <w:r w:rsidRPr="00FB1E1D">
              <w:rPr>
                <w:b/>
                <w:noProof/>
                <w:webHidden/>
                <w:sz w:val="24"/>
                <w:szCs w:val="24"/>
              </w:rPr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>10</w:t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B1E1D" w:rsidRPr="00FB1E1D" w:rsidRDefault="001C24AB">
          <w:pPr>
            <w:pStyle w:val="Sumrio1"/>
            <w:tabs>
              <w:tab w:val="right" w:leader="dot" w:pos="8494"/>
            </w:tabs>
            <w:rPr>
              <w:b/>
              <w:noProof/>
              <w:sz w:val="24"/>
              <w:szCs w:val="24"/>
              <w:lang w:val="pt-PT" w:eastAsia="ja-JP"/>
            </w:rPr>
          </w:pPr>
          <w:hyperlink w:anchor="_Toc467159045" w:history="1">
            <w:r w:rsidR="00FB1E1D" w:rsidRPr="00FB1E1D">
              <w:rPr>
                <w:rStyle w:val="Hyperlink"/>
                <w:b/>
                <w:noProof/>
                <w:sz w:val="24"/>
                <w:szCs w:val="24"/>
              </w:rPr>
              <w:t>3. REQUISITOS DO SISTEMA</w:t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ab/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instrText xml:space="preserve"> PAGEREF _Toc467159045 \h </w:instrText>
            </w:r>
            <w:r w:rsidRPr="00FB1E1D">
              <w:rPr>
                <w:b/>
                <w:noProof/>
                <w:webHidden/>
                <w:sz w:val="24"/>
                <w:szCs w:val="24"/>
              </w:rPr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>10</w:t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B1E1D" w:rsidRPr="00FB1E1D" w:rsidRDefault="001C24AB">
          <w:pPr>
            <w:pStyle w:val="Sumrio2"/>
            <w:rPr>
              <w:b/>
              <w:noProof/>
              <w:sz w:val="24"/>
              <w:szCs w:val="24"/>
              <w:lang w:val="pt-PT" w:eastAsia="ja-JP"/>
            </w:rPr>
          </w:pPr>
          <w:hyperlink w:anchor="_Toc467159046" w:history="1">
            <w:r w:rsidR="00FB1E1D" w:rsidRPr="00FB1E1D">
              <w:rPr>
                <w:rStyle w:val="Hyperlink"/>
                <w:b/>
                <w:noProof/>
                <w:sz w:val="24"/>
                <w:szCs w:val="24"/>
              </w:rPr>
              <w:t>3.1 Requisitos Funcionais</w:t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ab/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instrText xml:space="preserve"> PAGEREF _Toc467159046 \h </w:instrText>
            </w:r>
            <w:r w:rsidRPr="00FB1E1D">
              <w:rPr>
                <w:b/>
                <w:noProof/>
                <w:webHidden/>
                <w:sz w:val="24"/>
                <w:szCs w:val="24"/>
              </w:rPr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>10</w:t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B1E1D" w:rsidRPr="00FB1E1D" w:rsidRDefault="001C24AB">
          <w:pPr>
            <w:pStyle w:val="Sumrio3"/>
            <w:tabs>
              <w:tab w:val="right" w:leader="dot" w:pos="8494"/>
            </w:tabs>
            <w:rPr>
              <w:b/>
              <w:noProof/>
              <w:sz w:val="24"/>
              <w:szCs w:val="24"/>
              <w:lang w:val="pt-PT" w:eastAsia="ja-JP"/>
            </w:rPr>
          </w:pPr>
          <w:hyperlink w:anchor="_Toc467159047" w:history="1">
            <w:r w:rsidR="00FB1E1D" w:rsidRPr="00FB1E1D">
              <w:rPr>
                <w:rStyle w:val="Hyperlink"/>
                <w:b/>
                <w:noProof/>
                <w:sz w:val="24"/>
                <w:szCs w:val="24"/>
              </w:rPr>
              <w:t>[RF01] Cadastrar Usuário</w:t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ab/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instrText xml:space="preserve"> PAGEREF _Toc467159047 \h </w:instrText>
            </w:r>
            <w:r w:rsidRPr="00FB1E1D">
              <w:rPr>
                <w:b/>
                <w:noProof/>
                <w:webHidden/>
                <w:sz w:val="24"/>
                <w:szCs w:val="24"/>
              </w:rPr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>10</w:t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B1E1D" w:rsidRPr="00FB1E1D" w:rsidRDefault="001C24AB">
          <w:pPr>
            <w:pStyle w:val="Sumrio3"/>
            <w:tabs>
              <w:tab w:val="right" w:leader="dot" w:pos="8494"/>
            </w:tabs>
            <w:rPr>
              <w:b/>
              <w:noProof/>
              <w:sz w:val="24"/>
              <w:szCs w:val="24"/>
              <w:lang w:val="pt-PT" w:eastAsia="ja-JP"/>
            </w:rPr>
          </w:pPr>
          <w:hyperlink w:anchor="_Toc467159048" w:history="1">
            <w:r w:rsidR="00FB1E1D" w:rsidRPr="00FB1E1D">
              <w:rPr>
                <w:rStyle w:val="Hyperlink"/>
                <w:b/>
                <w:noProof/>
                <w:sz w:val="24"/>
                <w:szCs w:val="24"/>
              </w:rPr>
              <w:t>[RF02] Efetuar login</w:t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ab/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instrText xml:space="preserve"> PAGEREF _Toc467159048 \h </w:instrText>
            </w:r>
            <w:r w:rsidRPr="00FB1E1D">
              <w:rPr>
                <w:b/>
                <w:noProof/>
                <w:webHidden/>
                <w:sz w:val="24"/>
                <w:szCs w:val="24"/>
              </w:rPr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>11</w:t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B1E1D" w:rsidRPr="00FB1E1D" w:rsidRDefault="001C24AB">
          <w:pPr>
            <w:pStyle w:val="Sumrio3"/>
            <w:tabs>
              <w:tab w:val="right" w:leader="dot" w:pos="8494"/>
            </w:tabs>
            <w:rPr>
              <w:b/>
              <w:noProof/>
              <w:sz w:val="24"/>
              <w:szCs w:val="24"/>
              <w:lang w:val="pt-PT" w:eastAsia="ja-JP"/>
            </w:rPr>
          </w:pPr>
          <w:hyperlink w:anchor="_Toc467159049" w:history="1">
            <w:r w:rsidR="00FB1E1D" w:rsidRPr="00FB1E1D">
              <w:rPr>
                <w:rStyle w:val="Hyperlink"/>
                <w:b/>
                <w:noProof/>
                <w:sz w:val="24"/>
                <w:szCs w:val="24"/>
              </w:rPr>
              <w:t>[RF03] Cadastrar disciplina</w:t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ab/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instrText xml:space="preserve"> PAGEREF _Toc467159049 \h </w:instrText>
            </w:r>
            <w:r w:rsidRPr="00FB1E1D">
              <w:rPr>
                <w:b/>
                <w:noProof/>
                <w:webHidden/>
                <w:sz w:val="24"/>
                <w:szCs w:val="24"/>
              </w:rPr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>11</w:t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B1E1D" w:rsidRPr="00FB1E1D" w:rsidRDefault="001C24AB">
          <w:pPr>
            <w:pStyle w:val="Sumrio3"/>
            <w:tabs>
              <w:tab w:val="right" w:leader="dot" w:pos="8494"/>
            </w:tabs>
            <w:rPr>
              <w:b/>
              <w:noProof/>
              <w:sz w:val="24"/>
              <w:szCs w:val="24"/>
              <w:lang w:val="pt-PT" w:eastAsia="ja-JP"/>
            </w:rPr>
          </w:pPr>
          <w:hyperlink w:anchor="_Toc467159050" w:history="1">
            <w:r w:rsidR="00FB1E1D" w:rsidRPr="00FB1E1D">
              <w:rPr>
                <w:rStyle w:val="Hyperlink"/>
                <w:b/>
                <w:noProof/>
                <w:sz w:val="24"/>
                <w:szCs w:val="24"/>
              </w:rPr>
              <w:t>[RF04] Cadastra matéria</w:t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ab/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instrText xml:space="preserve"> PAGEREF _Toc467159050 \h </w:instrText>
            </w:r>
            <w:r w:rsidRPr="00FB1E1D">
              <w:rPr>
                <w:b/>
                <w:noProof/>
                <w:webHidden/>
                <w:sz w:val="24"/>
                <w:szCs w:val="24"/>
              </w:rPr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>12</w:t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B1E1D" w:rsidRPr="00FB1E1D" w:rsidRDefault="001C24AB">
          <w:pPr>
            <w:pStyle w:val="Sumrio3"/>
            <w:tabs>
              <w:tab w:val="right" w:leader="dot" w:pos="8494"/>
            </w:tabs>
            <w:rPr>
              <w:b/>
              <w:noProof/>
              <w:sz w:val="24"/>
              <w:szCs w:val="24"/>
              <w:lang w:val="pt-PT" w:eastAsia="ja-JP"/>
            </w:rPr>
          </w:pPr>
          <w:hyperlink w:anchor="_Toc467159051" w:history="1">
            <w:r w:rsidR="00FB1E1D" w:rsidRPr="00FB1E1D">
              <w:rPr>
                <w:rStyle w:val="Hyperlink"/>
                <w:b/>
                <w:noProof/>
                <w:sz w:val="24"/>
                <w:szCs w:val="24"/>
              </w:rPr>
              <w:t>[RF05] Cadastrar conteúdo de avaliações</w:t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ab/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instrText xml:space="preserve"> PAGEREF _Toc467159051 \h </w:instrText>
            </w:r>
            <w:r w:rsidRPr="00FB1E1D">
              <w:rPr>
                <w:b/>
                <w:noProof/>
                <w:webHidden/>
                <w:sz w:val="24"/>
                <w:szCs w:val="24"/>
              </w:rPr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>12</w:t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B1E1D" w:rsidRPr="00FB1E1D" w:rsidRDefault="001C24AB">
          <w:pPr>
            <w:pStyle w:val="Sumrio3"/>
            <w:tabs>
              <w:tab w:val="right" w:leader="dot" w:pos="8494"/>
            </w:tabs>
            <w:rPr>
              <w:b/>
              <w:noProof/>
              <w:sz w:val="24"/>
              <w:szCs w:val="24"/>
              <w:lang w:val="pt-PT" w:eastAsia="ja-JP"/>
            </w:rPr>
          </w:pPr>
          <w:hyperlink w:anchor="_Toc467159052" w:history="1">
            <w:r w:rsidR="00FB1E1D" w:rsidRPr="00FB1E1D">
              <w:rPr>
                <w:rStyle w:val="Hyperlink"/>
                <w:b/>
                <w:noProof/>
                <w:sz w:val="24"/>
                <w:szCs w:val="24"/>
              </w:rPr>
              <w:t>[RF06] Selecionar disciplina</w:t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ab/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instrText xml:space="preserve"> PAGEREF _Toc467159052 \h </w:instrText>
            </w:r>
            <w:r w:rsidRPr="00FB1E1D">
              <w:rPr>
                <w:b/>
                <w:noProof/>
                <w:webHidden/>
                <w:sz w:val="24"/>
                <w:szCs w:val="24"/>
              </w:rPr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>12</w:t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B1E1D" w:rsidRPr="00FB1E1D" w:rsidRDefault="001C24AB">
          <w:pPr>
            <w:pStyle w:val="Sumrio3"/>
            <w:tabs>
              <w:tab w:val="right" w:leader="dot" w:pos="8494"/>
            </w:tabs>
            <w:rPr>
              <w:b/>
              <w:noProof/>
              <w:sz w:val="24"/>
              <w:szCs w:val="24"/>
              <w:lang w:val="pt-PT" w:eastAsia="ja-JP"/>
            </w:rPr>
          </w:pPr>
          <w:hyperlink w:anchor="_Toc467159053" w:history="1">
            <w:r w:rsidR="00FB1E1D" w:rsidRPr="00FB1E1D">
              <w:rPr>
                <w:rStyle w:val="Hyperlink"/>
                <w:b/>
                <w:noProof/>
                <w:sz w:val="24"/>
                <w:szCs w:val="24"/>
              </w:rPr>
              <w:t>[RF07] Emitir resultados de avaliações</w:t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ab/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instrText xml:space="preserve"> PAGEREF _Toc467159053 \h </w:instrText>
            </w:r>
            <w:r w:rsidRPr="00FB1E1D">
              <w:rPr>
                <w:b/>
                <w:noProof/>
                <w:webHidden/>
                <w:sz w:val="24"/>
                <w:szCs w:val="24"/>
              </w:rPr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>13</w:t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B1E1D" w:rsidRPr="00FB1E1D" w:rsidRDefault="001C24AB">
          <w:pPr>
            <w:pStyle w:val="Sumrio2"/>
            <w:rPr>
              <w:b/>
              <w:noProof/>
              <w:sz w:val="24"/>
              <w:szCs w:val="24"/>
              <w:lang w:val="pt-PT" w:eastAsia="ja-JP"/>
            </w:rPr>
          </w:pPr>
          <w:hyperlink w:anchor="_Toc467159054" w:history="1">
            <w:r w:rsidR="00FB1E1D" w:rsidRPr="00FB1E1D">
              <w:rPr>
                <w:rStyle w:val="Hyperlink"/>
                <w:b/>
                <w:noProof/>
                <w:sz w:val="24"/>
                <w:szCs w:val="24"/>
              </w:rPr>
              <w:t>3.2. Requisitos Não-Funcionais</w:t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ab/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instrText xml:space="preserve"> PAGEREF _Toc467159054 \h </w:instrText>
            </w:r>
            <w:r w:rsidRPr="00FB1E1D">
              <w:rPr>
                <w:b/>
                <w:noProof/>
                <w:webHidden/>
                <w:sz w:val="24"/>
                <w:szCs w:val="24"/>
              </w:rPr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>13</w:t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B1E1D" w:rsidRPr="00FB1E1D" w:rsidRDefault="001C24AB">
          <w:pPr>
            <w:pStyle w:val="Sumrio1"/>
            <w:tabs>
              <w:tab w:val="right" w:leader="dot" w:pos="8494"/>
            </w:tabs>
            <w:rPr>
              <w:b/>
              <w:noProof/>
              <w:sz w:val="24"/>
              <w:szCs w:val="24"/>
              <w:lang w:val="pt-PT" w:eastAsia="ja-JP"/>
            </w:rPr>
          </w:pPr>
          <w:hyperlink w:anchor="_Toc467159055" w:history="1">
            <w:r w:rsidR="00FB1E1D" w:rsidRPr="00FB1E1D">
              <w:rPr>
                <w:rStyle w:val="Hyperlink"/>
                <w:b/>
                <w:noProof/>
                <w:sz w:val="24"/>
                <w:szCs w:val="24"/>
              </w:rPr>
              <w:t>4.1 Modelo de caso de uso</w:t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ab/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instrText xml:space="preserve"> PAGEREF _Toc467159055 \h </w:instrText>
            </w:r>
            <w:r w:rsidRPr="00FB1E1D">
              <w:rPr>
                <w:b/>
                <w:noProof/>
                <w:webHidden/>
                <w:sz w:val="24"/>
                <w:szCs w:val="24"/>
              </w:rPr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>13</w:t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B1E1D" w:rsidRPr="00FB1E1D" w:rsidRDefault="001C24AB">
          <w:pPr>
            <w:pStyle w:val="Sumrio2"/>
            <w:rPr>
              <w:b/>
              <w:noProof/>
              <w:sz w:val="24"/>
              <w:szCs w:val="24"/>
              <w:lang w:val="pt-PT" w:eastAsia="ja-JP"/>
            </w:rPr>
          </w:pPr>
          <w:hyperlink w:anchor="_Toc467159056" w:history="1">
            <w:r w:rsidR="00FB1E1D" w:rsidRPr="00FB1E1D">
              <w:rPr>
                <w:rStyle w:val="Hyperlink"/>
                <w:b/>
                <w:noProof/>
                <w:sz w:val="24"/>
                <w:szCs w:val="24"/>
              </w:rPr>
              <w:t>4.1.1 Cadastrar usuário</w:t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ab/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instrText xml:space="preserve"> PAGEREF _Toc467159056 \h </w:instrText>
            </w:r>
            <w:r w:rsidRPr="00FB1E1D">
              <w:rPr>
                <w:b/>
                <w:noProof/>
                <w:webHidden/>
                <w:sz w:val="24"/>
                <w:szCs w:val="24"/>
              </w:rPr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>13</w:t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B1E1D" w:rsidRPr="00FB1E1D" w:rsidRDefault="001C24AB">
          <w:pPr>
            <w:pStyle w:val="Sumrio2"/>
            <w:rPr>
              <w:b/>
              <w:noProof/>
              <w:sz w:val="24"/>
              <w:szCs w:val="24"/>
              <w:lang w:val="pt-PT" w:eastAsia="ja-JP"/>
            </w:rPr>
          </w:pPr>
          <w:hyperlink w:anchor="_Toc467159057" w:history="1">
            <w:r w:rsidR="00FB1E1D" w:rsidRPr="00FB1E1D">
              <w:rPr>
                <w:rStyle w:val="Hyperlink"/>
                <w:b/>
                <w:noProof/>
                <w:sz w:val="24"/>
                <w:szCs w:val="24"/>
              </w:rPr>
              <w:t>4.1.2 Efetuar login</w:t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ab/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instrText xml:space="preserve"> PAGEREF _Toc467159057 \h </w:instrText>
            </w:r>
            <w:r w:rsidRPr="00FB1E1D">
              <w:rPr>
                <w:b/>
                <w:noProof/>
                <w:webHidden/>
                <w:sz w:val="24"/>
                <w:szCs w:val="24"/>
              </w:rPr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>15</w:t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B1E1D" w:rsidRPr="00FB1E1D" w:rsidRDefault="001C24AB">
          <w:pPr>
            <w:pStyle w:val="Sumrio2"/>
            <w:rPr>
              <w:b/>
              <w:noProof/>
              <w:sz w:val="24"/>
              <w:szCs w:val="24"/>
              <w:lang w:val="pt-PT" w:eastAsia="ja-JP"/>
            </w:rPr>
          </w:pPr>
          <w:hyperlink w:anchor="_Toc467159058" w:history="1">
            <w:r w:rsidR="00FB1E1D" w:rsidRPr="00FB1E1D">
              <w:rPr>
                <w:rStyle w:val="Hyperlink"/>
                <w:b/>
                <w:noProof/>
                <w:sz w:val="24"/>
                <w:szCs w:val="24"/>
              </w:rPr>
              <w:t>4.1.3 Cadastrar disciplina</w:t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ab/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instrText xml:space="preserve"> PAGEREF _Toc467159058 \h </w:instrText>
            </w:r>
            <w:r w:rsidRPr="00FB1E1D">
              <w:rPr>
                <w:b/>
                <w:noProof/>
                <w:webHidden/>
                <w:sz w:val="24"/>
                <w:szCs w:val="24"/>
              </w:rPr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>17</w:t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B1E1D" w:rsidRPr="00FB1E1D" w:rsidRDefault="001C24AB">
          <w:pPr>
            <w:pStyle w:val="Sumrio2"/>
            <w:rPr>
              <w:b/>
              <w:noProof/>
              <w:sz w:val="24"/>
              <w:szCs w:val="24"/>
              <w:lang w:val="pt-PT" w:eastAsia="ja-JP"/>
            </w:rPr>
          </w:pPr>
          <w:hyperlink w:anchor="_Toc467159059" w:history="1">
            <w:r w:rsidR="00FB1E1D" w:rsidRPr="00FB1E1D">
              <w:rPr>
                <w:rStyle w:val="Hyperlink"/>
                <w:b/>
                <w:noProof/>
                <w:sz w:val="24"/>
                <w:szCs w:val="24"/>
              </w:rPr>
              <w:t>4.1.4 Professor cadastra matéria.</w:t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ab/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instrText xml:space="preserve"> PAGEREF _Toc467159059 \h </w:instrText>
            </w:r>
            <w:r w:rsidRPr="00FB1E1D">
              <w:rPr>
                <w:b/>
                <w:noProof/>
                <w:webHidden/>
                <w:sz w:val="24"/>
                <w:szCs w:val="24"/>
              </w:rPr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>19</w:t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B1E1D" w:rsidRPr="00FB1E1D" w:rsidRDefault="001C24AB">
          <w:pPr>
            <w:pStyle w:val="Sumrio2"/>
            <w:rPr>
              <w:b/>
              <w:noProof/>
              <w:sz w:val="24"/>
              <w:szCs w:val="24"/>
              <w:lang w:val="pt-PT" w:eastAsia="ja-JP"/>
            </w:rPr>
          </w:pPr>
          <w:hyperlink w:anchor="_Toc467159060" w:history="1">
            <w:r w:rsidR="00FB1E1D" w:rsidRPr="00FB1E1D">
              <w:rPr>
                <w:rStyle w:val="Hyperlink"/>
                <w:b/>
                <w:noProof/>
                <w:sz w:val="24"/>
                <w:szCs w:val="24"/>
              </w:rPr>
              <w:t>4.1.5 Cadastrar conteúdo de avaliações</w:t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ab/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instrText xml:space="preserve"> PAGEREF _Toc467159060 \h </w:instrText>
            </w:r>
            <w:r w:rsidRPr="00FB1E1D">
              <w:rPr>
                <w:b/>
                <w:noProof/>
                <w:webHidden/>
                <w:sz w:val="24"/>
                <w:szCs w:val="24"/>
              </w:rPr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>21</w:t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B1E1D" w:rsidRPr="00FB1E1D" w:rsidRDefault="001C24AB">
          <w:pPr>
            <w:pStyle w:val="Sumrio2"/>
            <w:rPr>
              <w:b/>
              <w:noProof/>
              <w:sz w:val="24"/>
              <w:szCs w:val="24"/>
              <w:lang w:val="pt-PT" w:eastAsia="ja-JP"/>
            </w:rPr>
          </w:pPr>
          <w:hyperlink w:anchor="_Toc467159061" w:history="1">
            <w:r w:rsidR="00FB1E1D" w:rsidRPr="00FB1E1D">
              <w:rPr>
                <w:rStyle w:val="Hyperlink"/>
                <w:b/>
                <w:noProof/>
                <w:sz w:val="24"/>
                <w:szCs w:val="24"/>
              </w:rPr>
              <w:t>4.1.6 Selecionar disciplina</w:t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ab/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instrText xml:space="preserve"> PAGEREF _Toc467159061 \h </w:instrText>
            </w:r>
            <w:r w:rsidRPr="00FB1E1D">
              <w:rPr>
                <w:b/>
                <w:noProof/>
                <w:webHidden/>
                <w:sz w:val="24"/>
                <w:szCs w:val="24"/>
              </w:rPr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>23</w:t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B1E1D" w:rsidRDefault="001C24AB">
          <w:pPr>
            <w:pStyle w:val="Sumrio2"/>
            <w:rPr>
              <w:noProof/>
              <w:lang w:val="pt-PT" w:eastAsia="ja-JP"/>
            </w:rPr>
          </w:pPr>
          <w:hyperlink w:anchor="_Toc467159062" w:history="1">
            <w:r w:rsidR="00FB1E1D" w:rsidRPr="00FB1E1D">
              <w:rPr>
                <w:rStyle w:val="Hyperlink"/>
                <w:b/>
                <w:noProof/>
                <w:sz w:val="24"/>
                <w:szCs w:val="24"/>
              </w:rPr>
              <w:t>4.1.7 Emitir resultados de avaliações</w:t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ab/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instrText xml:space="preserve"> PAGEREF _Toc467159062 \h </w:instrText>
            </w:r>
            <w:r w:rsidRPr="00FB1E1D">
              <w:rPr>
                <w:b/>
                <w:noProof/>
                <w:webHidden/>
                <w:sz w:val="24"/>
                <w:szCs w:val="24"/>
              </w:rPr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FB1E1D" w:rsidRPr="00FB1E1D">
              <w:rPr>
                <w:b/>
                <w:noProof/>
                <w:webHidden/>
                <w:sz w:val="24"/>
                <w:szCs w:val="24"/>
              </w:rPr>
              <w:t>25</w:t>
            </w:r>
            <w:r w:rsidRPr="00FB1E1D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B6337" w:rsidRDefault="001C24AB" w:rsidP="00D57929">
          <w:pPr>
            <w:spacing w:line="360" w:lineRule="auto"/>
          </w:pPr>
          <w:r w:rsidRPr="00D57929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:rsidR="00D20BCD" w:rsidRDefault="005F2231" w:rsidP="00FB6337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br w:type="page"/>
      </w:r>
    </w:p>
    <w:p w:rsidR="00D20BCD" w:rsidRPr="00615D53" w:rsidRDefault="00D20BCD" w:rsidP="00D20BCD">
      <w:pPr>
        <w:pStyle w:val="ndicedeilustraes"/>
        <w:tabs>
          <w:tab w:val="right" w:leader="dot" w:pos="8494"/>
        </w:tabs>
        <w:jc w:val="center"/>
        <w:rPr>
          <w:b/>
          <w:sz w:val="28"/>
          <w:szCs w:val="28"/>
        </w:rPr>
      </w:pPr>
      <w:r w:rsidRPr="00615D53">
        <w:rPr>
          <w:b/>
          <w:sz w:val="28"/>
          <w:szCs w:val="28"/>
        </w:rPr>
        <w:lastRenderedPageBreak/>
        <w:t>Figuras</w:t>
      </w:r>
    </w:p>
    <w:p w:rsidR="00D20BCD" w:rsidRPr="00D20BCD" w:rsidRDefault="00D20BCD" w:rsidP="00D20BCD"/>
    <w:p w:rsidR="00615D53" w:rsidRDefault="001C24AB">
      <w:pPr>
        <w:pStyle w:val="ndicedeilustraes"/>
        <w:tabs>
          <w:tab w:val="right" w:leader="dot" w:pos="8494"/>
        </w:tabs>
        <w:rPr>
          <w:rFonts w:asciiTheme="minorHAnsi" w:hAnsiTheme="minorHAnsi"/>
          <w:i w:val="0"/>
          <w:noProof/>
          <w:sz w:val="22"/>
          <w:lang w:val="pt-PT" w:eastAsia="ja-JP"/>
        </w:rPr>
      </w:pPr>
      <w:r w:rsidRPr="001C24AB">
        <w:fldChar w:fldCharType="begin"/>
      </w:r>
      <w:r w:rsidR="00D20BCD">
        <w:instrText xml:space="preserve"> TOC \h \z \c "Figura" </w:instrText>
      </w:r>
      <w:r w:rsidRPr="001C24AB">
        <w:fldChar w:fldCharType="separate"/>
      </w:r>
      <w:hyperlink w:anchor="_Toc484246309" w:history="1">
        <w:r w:rsidR="00615D53" w:rsidRPr="00FE7FDF">
          <w:rPr>
            <w:rStyle w:val="Hyperlink"/>
            <w:rFonts w:cs="Arial"/>
            <w:noProof/>
          </w:rPr>
          <w:t>Figura 1: Cadastrar Usuário</w:t>
        </w:r>
        <w:r w:rsidR="00615D5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5D53">
          <w:rPr>
            <w:noProof/>
            <w:webHidden/>
          </w:rPr>
          <w:instrText xml:space="preserve"> PAGEREF _Toc484246309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5D5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15D53" w:rsidRDefault="001C24AB">
      <w:pPr>
        <w:pStyle w:val="ndicedeilustraes"/>
        <w:tabs>
          <w:tab w:val="right" w:leader="dot" w:pos="8494"/>
        </w:tabs>
        <w:rPr>
          <w:rFonts w:asciiTheme="minorHAnsi" w:hAnsiTheme="minorHAnsi"/>
          <w:i w:val="0"/>
          <w:noProof/>
          <w:sz w:val="22"/>
          <w:lang w:val="pt-PT" w:eastAsia="ja-JP"/>
        </w:rPr>
      </w:pPr>
      <w:hyperlink w:anchor="_Toc484246310" w:history="1">
        <w:r w:rsidR="00615D53" w:rsidRPr="00FE7FDF">
          <w:rPr>
            <w:rStyle w:val="Hyperlink"/>
            <w:rFonts w:cs="Arial"/>
            <w:noProof/>
          </w:rPr>
          <w:t>Figura 2: descrição de Cadastrar Usuário</w:t>
        </w:r>
        <w:r w:rsidR="00615D5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5D53">
          <w:rPr>
            <w:noProof/>
            <w:webHidden/>
          </w:rPr>
          <w:instrText xml:space="preserve"> PAGEREF _Toc484246310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5D5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15D53" w:rsidRDefault="001C24AB">
      <w:pPr>
        <w:pStyle w:val="ndicedeilustraes"/>
        <w:tabs>
          <w:tab w:val="right" w:leader="dot" w:pos="8494"/>
        </w:tabs>
        <w:rPr>
          <w:rFonts w:asciiTheme="minorHAnsi" w:hAnsiTheme="minorHAnsi"/>
          <w:i w:val="0"/>
          <w:noProof/>
          <w:sz w:val="22"/>
          <w:lang w:val="pt-PT" w:eastAsia="ja-JP"/>
        </w:rPr>
      </w:pPr>
      <w:hyperlink w:anchor="_Toc484246311" w:history="1">
        <w:r w:rsidR="00615D53" w:rsidRPr="00FE7FDF">
          <w:rPr>
            <w:rStyle w:val="Hyperlink"/>
            <w:rFonts w:cs="Arial"/>
            <w:noProof/>
          </w:rPr>
          <w:t>Figura 3: Efetuar Login</w:t>
        </w:r>
        <w:r w:rsidR="00615D5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5D53">
          <w:rPr>
            <w:noProof/>
            <w:webHidden/>
          </w:rPr>
          <w:instrText xml:space="preserve"> PAGEREF _Toc484246311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5D5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15D53" w:rsidRDefault="001C24AB">
      <w:pPr>
        <w:pStyle w:val="ndicedeilustraes"/>
        <w:tabs>
          <w:tab w:val="right" w:leader="dot" w:pos="8494"/>
        </w:tabs>
        <w:rPr>
          <w:rFonts w:asciiTheme="minorHAnsi" w:hAnsiTheme="minorHAnsi"/>
          <w:i w:val="0"/>
          <w:noProof/>
          <w:sz w:val="22"/>
          <w:lang w:val="pt-PT" w:eastAsia="ja-JP"/>
        </w:rPr>
      </w:pPr>
      <w:hyperlink w:anchor="_Toc484246312" w:history="1">
        <w:r w:rsidR="00615D53" w:rsidRPr="00FE7FDF">
          <w:rPr>
            <w:rStyle w:val="Hyperlink"/>
            <w:rFonts w:cs="Arial"/>
            <w:noProof/>
          </w:rPr>
          <w:t>Figura 4: Descrição de Efetuar Login</w:t>
        </w:r>
        <w:r w:rsidR="00615D5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5D53">
          <w:rPr>
            <w:noProof/>
            <w:webHidden/>
          </w:rPr>
          <w:instrText xml:space="preserve"> PAGEREF _Toc484246312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5D5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15D53" w:rsidRDefault="001C24AB">
      <w:pPr>
        <w:pStyle w:val="ndicedeilustraes"/>
        <w:tabs>
          <w:tab w:val="right" w:leader="dot" w:pos="8494"/>
        </w:tabs>
        <w:rPr>
          <w:rFonts w:asciiTheme="minorHAnsi" w:hAnsiTheme="minorHAnsi"/>
          <w:i w:val="0"/>
          <w:noProof/>
          <w:sz w:val="22"/>
          <w:lang w:val="pt-PT" w:eastAsia="ja-JP"/>
        </w:rPr>
      </w:pPr>
      <w:hyperlink w:anchor="_Toc484246313" w:history="1">
        <w:r w:rsidR="00615D53" w:rsidRPr="00FE7FDF">
          <w:rPr>
            <w:rStyle w:val="Hyperlink"/>
            <w:rFonts w:cs="Arial"/>
            <w:noProof/>
          </w:rPr>
          <w:t>Figura 5: Cadastrar Disciplina</w:t>
        </w:r>
        <w:r w:rsidR="00615D5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5D53">
          <w:rPr>
            <w:noProof/>
            <w:webHidden/>
          </w:rPr>
          <w:instrText xml:space="preserve"> PAGEREF _Toc484246313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5D53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15D53" w:rsidRDefault="001C24AB">
      <w:pPr>
        <w:pStyle w:val="ndicedeilustraes"/>
        <w:tabs>
          <w:tab w:val="right" w:leader="dot" w:pos="8494"/>
        </w:tabs>
        <w:rPr>
          <w:rFonts w:asciiTheme="minorHAnsi" w:hAnsiTheme="minorHAnsi"/>
          <w:i w:val="0"/>
          <w:noProof/>
          <w:sz w:val="22"/>
          <w:lang w:val="pt-PT" w:eastAsia="ja-JP"/>
        </w:rPr>
      </w:pPr>
      <w:hyperlink w:anchor="_Toc484246314" w:history="1">
        <w:r w:rsidR="00615D53" w:rsidRPr="00FE7FDF">
          <w:rPr>
            <w:rStyle w:val="Hyperlink"/>
            <w:rFonts w:cs="Arial"/>
            <w:noProof/>
          </w:rPr>
          <w:t>Figura 6: Descrição de Cadastrar Disciplina</w:t>
        </w:r>
        <w:r w:rsidR="00615D5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5D53">
          <w:rPr>
            <w:noProof/>
            <w:webHidden/>
          </w:rPr>
          <w:instrText xml:space="preserve"> PAGEREF _Toc484246314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5D5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15D53" w:rsidRDefault="001C24AB">
      <w:pPr>
        <w:pStyle w:val="ndicedeilustraes"/>
        <w:tabs>
          <w:tab w:val="right" w:leader="dot" w:pos="8494"/>
        </w:tabs>
        <w:rPr>
          <w:rFonts w:asciiTheme="minorHAnsi" w:hAnsiTheme="minorHAnsi"/>
          <w:i w:val="0"/>
          <w:noProof/>
          <w:sz w:val="22"/>
          <w:lang w:val="pt-PT" w:eastAsia="ja-JP"/>
        </w:rPr>
      </w:pPr>
      <w:hyperlink w:anchor="_Toc484246315" w:history="1">
        <w:r w:rsidR="00615D53" w:rsidRPr="00FE7FDF">
          <w:rPr>
            <w:rStyle w:val="Hyperlink"/>
            <w:rFonts w:cs="Arial"/>
            <w:noProof/>
          </w:rPr>
          <w:t>Figura 7: Cadastrar conteúdo de avaliações</w:t>
        </w:r>
        <w:r w:rsidR="00615D5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5D53">
          <w:rPr>
            <w:noProof/>
            <w:webHidden/>
          </w:rPr>
          <w:instrText xml:space="preserve"> PAGEREF _Toc484246315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5D5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15D53" w:rsidRDefault="001C24AB">
      <w:pPr>
        <w:pStyle w:val="ndicedeilustraes"/>
        <w:tabs>
          <w:tab w:val="right" w:leader="dot" w:pos="8494"/>
        </w:tabs>
        <w:rPr>
          <w:rFonts w:asciiTheme="minorHAnsi" w:hAnsiTheme="minorHAnsi"/>
          <w:i w:val="0"/>
          <w:noProof/>
          <w:sz w:val="22"/>
          <w:lang w:val="pt-PT" w:eastAsia="ja-JP"/>
        </w:rPr>
      </w:pPr>
      <w:hyperlink w:anchor="_Toc484246316" w:history="1">
        <w:r w:rsidR="00615D53" w:rsidRPr="00FE7FDF">
          <w:rPr>
            <w:rStyle w:val="Hyperlink"/>
            <w:rFonts w:cs="Arial"/>
            <w:noProof/>
          </w:rPr>
          <w:t>Figura 8: Descrição de Cadastrar conteúdo de avaliações</w:t>
        </w:r>
        <w:r w:rsidR="00615D5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5D53">
          <w:rPr>
            <w:noProof/>
            <w:webHidden/>
          </w:rPr>
          <w:instrText xml:space="preserve"> PAGEREF _Toc484246316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5D5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15D53" w:rsidRDefault="001C24AB">
      <w:pPr>
        <w:pStyle w:val="ndicedeilustraes"/>
        <w:tabs>
          <w:tab w:val="right" w:leader="dot" w:pos="8494"/>
        </w:tabs>
        <w:rPr>
          <w:rFonts w:asciiTheme="minorHAnsi" w:hAnsiTheme="minorHAnsi"/>
          <w:i w:val="0"/>
          <w:noProof/>
          <w:sz w:val="22"/>
          <w:lang w:val="pt-PT" w:eastAsia="ja-JP"/>
        </w:rPr>
      </w:pPr>
      <w:hyperlink w:anchor="_Toc484246317" w:history="1">
        <w:r w:rsidR="00615D53" w:rsidRPr="00FE7FDF">
          <w:rPr>
            <w:rStyle w:val="Hyperlink"/>
            <w:rFonts w:cs="Arial"/>
            <w:noProof/>
          </w:rPr>
          <w:t>Figura 9: Usuário aluno Selecionar Disciplina</w:t>
        </w:r>
        <w:r w:rsidR="00615D5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5D53">
          <w:rPr>
            <w:noProof/>
            <w:webHidden/>
          </w:rPr>
          <w:instrText xml:space="preserve"> PAGEREF _Toc484246317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5D53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15D53" w:rsidRDefault="001C24AB">
      <w:pPr>
        <w:pStyle w:val="ndicedeilustraes"/>
        <w:tabs>
          <w:tab w:val="right" w:leader="dot" w:pos="8494"/>
        </w:tabs>
        <w:rPr>
          <w:rFonts w:asciiTheme="minorHAnsi" w:hAnsiTheme="minorHAnsi"/>
          <w:i w:val="0"/>
          <w:noProof/>
          <w:sz w:val="22"/>
          <w:lang w:val="pt-PT" w:eastAsia="ja-JP"/>
        </w:rPr>
      </w:pPr>
      <w:hyperlink w:anchor="_Toc484246318" w:history="1">
        <w:r w:rsidR="00615D53" w:rsidRPr="00FE7FDF">
          <w:rPr>
            <w:rStyle w:val="Hyperlink"/>
            <w:rFonts w:cs="Arial"/>
            <w:noProof/>
          </w:rPr>
          <w:t>Figura 10: Descrição de Selecionar Disciplina</w:t>
        </w:r>
        <w:r w:rsidR="00615D5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5D53">
          <w:rPr>
            <w:noProof/>
            <w:webHidden/>
          </w:rPr>
          <w:instrText xml:space="preserve"> PAGEREF _Toc484246318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5D53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15D53" w:rsidRDefault="001C24AB">
      <w:pPr>
        <w:pStyle w:val="ndicedeilustraes"/>
        <w:tabs>
          <w:tab w:val="right" w:leader="dot" w:pos="8494"/>
        </w:tabs>
        <w:rPr>
          <w:rFonts w:asciiTheme="minorHAnsi" w:hAnsiTheme="minorHAnsi"/>
          <w:i w:val="0"/>
          <w:noProof/>
          <w:sz w:val="22"/>
          <w:lang w:val="pt-PT" w:eastAsia="ja-JP"/>
        </w:rPr>
      </w:pPr>
      <w:hyperlink w:anchor="_Toc484246319" w:history="1">
        <w:r w:rsidR="00615D53" w:rsidRPr="00FE7FDF">
          <w:rPr>
            <w:rStyle w:val="Hyperlink"/>
            <w:rFonts w:cs="Arial"/>
            <w:noProof/>
          </w:rPr>
          <w:t>Figura 11: Emitir resultados de avaliações</w:t>
        </w:r>
        <w:r w:rsidR="00615D5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5D53">
          <w:rPr>
            <w:noProof/>
            <w:webHidden/>
          </w:rPr>
          <w:instrText xml:space="preserve"> PAGEREF _Toc484246319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5D53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15D53" w:rsidRDefault="001C24AB">
      <w:pPr>
        <w:pStyle w:val="ndicedeilustraes"/>
        <w:tabs>
          <w:tab w:val="right" w:leader="dot" w:pos="8494"/>
        </w:tabs>
        <w:rPr>
          <w:rFonts w:asciiTheme="minorHAnsi" w:hAnsiTheme="minorHAnsi"/>
          <w:i w:val="0"/>
          <w:noProof/>
          <w:sz w:val="22"/>
          <w:lang w:val="pt-PT" w:eastAsia="ja-JP"/>
        </w:rPr>
      </w:pPr>
      <w:hyperlink w:anchor="_Toc484246320" w:history="1">
        <w:r w:rsidR="00615D53" w:rsidRPr="00FE7FDF">
          <w:rPr>
            <w:rStyle w:val="Hyperlink"/>
            <w:rFonts w:cs="Arial"/>
            <w:noProof/>
          </w:rPr>
          <w:t>Figura 12: Descrição de Emitir resultado</w:t>
        </w:r>
        <w:r w:rsidR="00615D5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5D53">
          <w:rPr>
            <w:noProof/>
            <w:webHidden/>
          </w:rPr>
          <w:instrText xml:space="preserve"> PAGEREF _Toc484246320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5D53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15D53" w:rsidRDefault="001C24AB">
      <w:pPr>
        <w:pStyle w:val="ndicedeilustraes"/>
        <w:tabs>
          <w:tab w:val="right" w:leader="dot" w:pos="8494"/>
        </w:tabs>
        <w:rPr>
          <w:rFonts w:asciiTheme="minorHAnsi" w:hAnsiTheme="minorHAnsi"/>
          <w:i w:val="0"/>
          <w:noProof/>
          <w:sz w:val="22"/>
          <w:lang w:val="pt-PT" w:eastAsia="ja-JP"/>
        </w:rPr>
      </w:pPr>
      <w:hyperlink w:anchor="_Toc484246321" w:history="1">
        <w:r w:rsidR="00615D53" w:rsidRPr="00FE7FDF">
          <w:rPr>
            <w:rStyle w:val="Hyperlink"/>
            <w:rFonts w:cs="Arial"/>
            <w:noProof/>
          </w:rPr>
          <w:t>Figura 13: Diagrama de Classe</w:t>
        </w:r>
        <w:r w:rsidR="00615D5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5D53">
          <w:rPr>
            <w:noProof/>
            <w:webHidden/>
          </w:rPr>
          <w:instrText xml:space="preserve"> PAGEREF _Toc484246321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5D53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15D53" w:rsidRDefault="001C24AB">
      <w:pPr>
        <w:pStyle w:val="ndicedeilustraes"/>
        <w:tabs>
          <w:tab w:val="right" w:leader="dot" w:pos="8494"/>
        </w:tabs>
        <w:rPr>
          <w:rFonts w:asciiTheme="minorHAnsi" w:hAnsiTheme="minorHAnsi"/>
          <w:i w:val="0"/>
          <w:noProof/>
          <w:sz w:val="22"/>
          <w:lang w:val="pt-PT" w:eastAsia="ja-JP"/>
        </w:rPr>
      </w:pPr>
      <w:hyperlink w:anchor="_Toc484246322" w:history="1">
        <w:r w:rsidR="00615D53" w:rsidRPr="00FE7FDF">
          <w:rPr>
            <w:rStyle w:val="Hyperlink"/>
            <w:rFonts w:cs="Arial"/>
            <w:noProof/>
          </w:rPr>
          <w:t>Figura 14: Diagrama de Sequencia Cadastro de Usuário</w:t>
        </w:r>
        <w:r w:rsidR="00615D5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5D53">
          <w:rPr>
            <w:noProof/>
            <w:webHidden/>
          </w:rPr>
          <w:instrText xml:space="preserve"> PAGEREF _Toc484246322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5D53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15D53" w:rsidRDefault="001C24AB">
      <w:pPr>
        <w:pStyle w:val="ndicedeilustraes"/>
        <w:tabs>
          <w:tab w:val="right" w:leader="dot" w:pos="8494"/>
        </w:tabs>
        <w:rPr>
          <w:rFonts w:asciiTheme="minorHAnsi" w:hAnsiTheme="minorHAnsi"/>
          <w:i w:val="0"/>
          <w:noProof/>
          <w:sz w:val="22"/>
          <w:lang w:val="pt-PT" w:eastAsia="ja-JP"/>
        </w:rPr>
      </w:pPr>
      <w:hyperlink w:anchor="_Toc484246323" w:history="1">
        <w:r w:rsidR="00615D53" w:rsidRPr="00FE7FDF">
          <w:rPr>
            <w:rStyle w:val="Hyperlink"/>
            <w:rFonts w:cs="Arial"/>
            <w:noProof/>
          </w:rPr>
          <w:t>Figura 15: Diagrama de sequência Efetuar Login</w:t>
        </w:r>
        <w:r w:rsidR="00615D5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5D53">
          <w:rPr>
            <w:noProof/>
            <w:webHidden/>
          </w:rPr>
          <w:instrText xml:space="preserve"> PAGEREF _Toc484246323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5D53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15D53" w:rsidRDefault="001C24AB">
      <w:pPr>
        <w:pStyle w:val="ndicedeilustraes"/>
        <w:tabs>
          <w:tab w:val="right" w:leader="dot" w:pos="8494"/>
        </w:tabs>
        <w:rPr>
          <w:rFonts w:asciiTheme="minorHAnsi" w:hAnsiTheme="minorHAnsi"/>
          <w:i w:val="0"/>
          <w:noProof/>
          <w:sz w:val="22"/>
          <w:lang w:val="pt-PT" w:eastAsia="ja-JP"/>
        </w:rPr>
      </w:pPr>
      <w:hyperlink w:anchor="_Toc484246324" w:history="1">
        <w:r w:rsidR="00615D53" w:rsidRPr="00FE7FDF">
          <w:rPr>
            <w:rStyle w:val="Hyperlink"/>
            <w:rFonts w:cs="Arial"/>
            <w:noProof/>
          </w:rPr>
          <w:t>Figura 16: Diadrama de sequência cadastrar disciplina</w:t>
        </w:r>
        <w:r w:rsidR="00615D5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5D53">
          <w:rPr>
            <w:noProof/>
            <w:webHidden/>
          </w:rPr>
          <w:instrText xml:space="preserve"> PAGEREF _Toc484246324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5D53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15D53" w:rsidRDefault="001C24AB">
      <w:pPr>
        <w:pStyle w:val="ndicedeilustraes"/>
        <w:tabs>
          <w:tab w:val="right" w:leader="dot" w:pos="8494"/>
        </w:tabs>
        <w:rPr>
          <w:rFonts w:asciiTheme="minorHAnsi" w:hAnsiTheme="minorHAnsi"/>
          <w:i w:val="0"/>
          <w:noProof/>
          <w:sz w:val="22"/>
          <w:lang w:val="pt-PT" w:eastAsia="ja-JP"/>
        </w:rPr>
      </w:pPr>
      <w:hyperlink w:anchor="_Toc484246325" w:history="1">
        <w:r w:rsidR="00615D53" w:rsidRPr="00FE7FDF">
          <w:rPr>
            <w:rStyle w:val="Hyperlink"/>
            <w:rFonts w:cs="Arial"/>
            <w:noProof/>
          </w:rPr>
          <w:t>Figura 17: Diagrama de sequência cadastrar conteúdo de avaliações</w:t>
        </w:r>
        <w:r w:rsidR="00615D53" w:rsidRPr="00FE7FDF">
          <w:rPr>
            <w:rStyle w:val="Hyperlink"/>
            <w:rFonts w:cs="Arial"/>
            <w:noProof/>
            <w:lang w:eastAsia="pt-BR"/>
          </w:rPr>
          <w:t xml:space="preserve"> </w:t>
        </w:r>
        <w:r w:rsidR="00615D5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5D53">
          <w:rPr>
            <w:noProof/>
            <w:webHidden/>
          </w:rPr>
          <w:instrText xml:space="preserve"> PAGEREF _Toc484246325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5D53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615D53" w:rsidRDefault="001C24AB">
      <w:pPr>
        <w:pStyle w:val="ndicedeilustraes"/>
        <w:tabs>
          <w:tab w:val="right" w:leader="dot" w:pos="8494"/>
        </w:tabs>
        <w:rPr>
          <w:rFonts w:asciiTheme="minorHAnsi" w:hAnsiTheme="minorHAnsi"/>
          <w:i w:val="0"/>
          <w:noProof/>
          <w:sz w:val="22"/>
          <w:lang w:val="pt-PT" w:eastAsia="ja-JP"/>
        </w:rPr>
      </w:pPr>
      <w:hyperlink w:anchor="_Toc484246326" w:history="1">
        <w:r w:rsidR="00615D53" w:rsidRPr="00FE7FDF">
          <w:rPr>
            <w:rStyle w:val="Hyperlink"/>
            <w:rFonts w:cs="Arial"/>
            <w:noProof/>
          </w:rPr>
          <w:t>Figura 18: Diagrama de Atividade</w:t>
        </w:r>
        <w:r w:rsidR="00615D5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5D53">
          <w:rPr>
            <w:noProof/>
            <w:webHidden/>
          </w:rPr>
          <w:instrText xml:space="preserve"> PAGEREF _Toc484246326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5D53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15D53" w:rsidRDefault="001C24AB">
      <w:pPr>
        <w:pStyle w:val="ndicedeilustraes"/>
        <w:tabs>
          <w:tab w:val="right" w:leader="dot" w:pos="8494"/>
        </w:tabs>
        <w:rPr>
          <w:rFonts w:asciiTheme="minorHAnsi" w:hAnsiTheme="minorHAnsi"/>
          <w:i w:val="0"/>
          <w:noProof/>
          <w:sz w:val="22"/>
          <w:lang w:val="pt-PT" w:eastAsia="ja-JP"/>
        </w:rPr>
      </w:pPr>
      <w:hyperlink w:anchor="_Toc484246327" w:history="1">
        <w:r w:rsidR="00615D53" w:rsidRPr="00FE7FDF">
          <w:rPr>
            <w:rStyle w:val="Hyperlink"/>
            <w:rFonts w:cs="Arial"/>
            <w:noProof/>
          </w:rPr>
          <w:t>Figura 19: Modelo Relacional</w:t>
        </w:r>
        <w:r w:rsidR="00615D5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5D53">
          <w:rPr>
            <w:noProof/>
            <w:webHidden/>
          </w:rPr>
          <w:instrText xml:space="preserve"> PAGEREF _Toc484246327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5D53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615D53" w:rsidRDefault="001C24AB">
      <w:pPr>
        <w:pStyle w:val="ndicedeilustraes"/>
        <w:tabs>
          <w:tab w:val="right" w:leader="dot" w:pos="8494"/>
        </w:tabs>
        <w:rPr>
          <w:rFonts w:asciiTheme="minorHAnsi" w:hAnsiTheme="minorHAnsi"/>
          <w:i w:val="0"/>
          <w:noProof/>
          <w:sz w:val="22"/>
          <w:lang w:val="pt-PT" w:eastAsia="ja-JP"/>
        </w:rPr>
      </w:pPr>
      <w:hyperlink w:anchor="_Toc484246328" w:history="1">
        <w:r w:rsidR="00615D53" w:rsidRPr="00FE7FDF">
          <w:rPr>
            <w:rStyle w:val="Hyperlink"/>
            <w:rFonts w:cs="Arial"/>
            <w:noProof/>
          </w:rPr>
          <w:t>Figura 20: Usuário DAO</w:t>
        </w:r>
        <w:r w:rsidR="00615D5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5D53">
          <w:rPr>
            <w:noProof/>
            <w:webHidden/>
          </w:rPr>
          <w:instrText xml:space="preserve"> PAGEREF _Toc484246328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5D53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15D53" w:rsidRDefault="001C24AB">
      <w:pPr>
        <w:pStyle w:val="ndicedeilustraes"/>
        <w:tabs>
          <w:tab w:val="right" w:leader="dot" w:pos="8494"/>
        </w:tabs>
        <w:rPr>
          <w:rFonts w:asciiTheme="minorHAnsi" w:hAnsiTheme="minorHAnsi"/>
          <w:i w:val="0"/>
          <w:noProof/>
          <w:sz w:val="22"/>
          <w:lang w:val="pt-PT" w:eastAsia="ja-JP"/>
        </w:rPr>
      </w:pPr>
      <w:hyperlink w:anchor="_Toc484246329" w:history="1">
        <w:r w:rsidR="00615D53" w:rsidRPr="00FE7FDF">
          <w:rPr>
            <w:rStyle w:val="Hyperlink"/>
            <w:rFonts w:cs="Arial"/>
            <w:noProof/>
          </w:rPr>
          <w:t>Figura 21: Disciplina DAO</w:t>
        </w:r>
        <w:r w:rsidR="00615D5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5D53">
          <w:rPr>
            <w:noProof/>
            <w:webHidden/>
          </w:rPr>
          <w:instrText xml:space="preserve"> PAGEREF _Toc484246329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5D53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15D53" w:rsidRDefault="001C24AB">
      <w:pPr>
        <w:pStyle w:val="ndicedeilustraes"/>
        <w:tabs>
          <w:tab w:val="right" w:leader="dot" w:pos="8494"/>
        </w:tabs>
        <w:rPr>
          <w:rFonts w:asciiTheme="minorHAnsi" w:hAnsiTheme="minorHAnsi"/>
          <w:i w:val="0"/>
          <w:noProof/>
          <w:sz w:val="22"/>
          <w:lang w:val="pt-PT" w:eastAsia="ja-JP"/>
        </w:rPr>
      </w:pPr>
      <w:hyperlink w:anchor="_Toc484246330" w:history="1">
        <w:r w:rsidR="00615D53" w:rsidRPr="00FE7FDF">
          <w:rPr>
            <w:rStyle w:val="Hyperlink"/>
            <w:rFonts w:cs="Arial"/>
            <w:noProof/>
          </w:rPr>
          <w:t>Figura 22: Avaliação DAO</w:t>
        </w:r>
        <w:r w:rsidR="00615D5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5D53">
          <w:rPr>
            <w:noProof/>
            <w:webHidden/>
          </w:rPr>
          <w:instrText xml:space="preserve"> PAGEREF _Toc484246330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5D53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15D53" w:rsidRDefault="001C24AB">
      <w:pPr>
        <w:pStyle w:val="ndicedeilustraes"/>
        <w:tabs>
          <w:tab w:val="right" w:leader="dot" w:pos="8494"/>
        </w:tabs>
        <w:rPr>
          <w:rFonts w:asciiTheme="minorHAnsi" w:hAnsiTheme="minorHAnsi"/>
          <w:i w:val="0"/>
          <w:noProof/>
          <w:sz w:val="22"/>
          <w:lang w:val="pt-PT" w:eastAsia="ja-JP"/>
        </w:rPr>
      </w:pPr>
      <w:hyperlink w:anchor="_Toc484246331" w:history="1">
        <w:r w:rsidR="00615D53" w:rsidRPr="00FE7FDF">
          <w:rPr>
            <w:rStyle w:val="Hyperlink"/>
            <w:rFonts w:cs="Arial"/>
            <w:noProof/>
          </w:rPr>
          <w:t>Figura 23: Resposta DAO</w:t>
        </w:r>
        <w:r w:rsidR="00615D5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5D53">
          <w:rPr>
            <w:noProof/>
            <w:webHidden/>
          </w:rPr>
          <w:instrText xml:space="preserve"> PAGEREF _Toc484246331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5D53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615D53" w:rsidRDefault="001C24AB">
      <w:pPr>
        <w:pStyle w:val="ndicedeilustraes"/>
        <w:tabs>
          <w:tab w:val="right" w:leader="dot" w:pos="8494"/>
        </w:tabs>
        <w:rPr>
          <w:rFonts w:asciiTheme="minorHAnsi" w:hAnsiTheme="minorHAnsi"/>
          <w:i w:val="0"/>
          <w:noProof/>
          <w:sz w:val="22"/>
          <w:lang w:val="pt-PT" w:eastAsia="ja-JP"/>
        </w:rPr>
      </w:pPr>
      <w:hyperlink w:anchor="_Toc484246332" w:history="1">
        <w:r w:rsidR="00615D53" w:rsidRPr="00FE7FDF">
          <w:rPr>
            <w:rStyle w:val="Hyperlink"/>
            <w:rFonts w:cs="Arial"/>
            <w:noProof/>
          </w:rPr>
          <w:t>Figura 23: Aluno DAO</w:t>
        </w:r>
        <w:r w:rsidR="00615D5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5D53">
          <w:rPr>
            <w:noProof/>
            <w:webHidden/>
          </w:rPr>
          <w:instrText xml:space="preserve"> PAGEREF _Toc484246332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5D53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D20BCD" w:rsidRDefault="001C24AB" w:rsidP="00D20BCD">
      <w:r>
        <w:fldChar w:fldCharType="end"/>
      </w:r>
    </w:p>
    <w:p w:rsidR="00615D53" w:rsidRDefault="001C24AB">
      <w:pPr>
        <w:pStyle w:val="ndicedeilustraes"/>
        <w:tabs>
          <w:tab w:val="right" w:leader="dot" w:pos="8494"/>
        </w:tabs>
        <w:rPr>
          <w:rFonts w:asciiTheme="minorHAnsi" w:hAnsiTheme="minorHAnsi"/>
          <w:i w:val="0"/>
          <w:noProof/>
          <w:sz w:val="22"/>
          <w:lang w:val="pt-PT" w:eastAsia="ja-JP"/>
        </w:rPr>
      </w:pPr>
      <w:r w:rsidRPr="001C24AB">
        <w:fldChar w:fldCharType="begin"/>
      </w:r>
      <w:r w:rsidR="00D20BCD">
        <w:instrText xml:space="preserve"> TOC \h \z \c "Tela" </w:instrText>
      </w:r>
      <w:r w:rsidRPr="001C24AB">
        <w:fldChar w:fldCharType="separate"/>
      </w:r>
      <w:hyperlink w:anchor="_Toc484246339" w:history="1">
        <w:r w:rsidR="00615D53" w:rsidRPr="00307467">
          <w:rPr>
            <w:rStyle w:val="Hyperlink"/>
            <w:rFonts w:cs="Arial"/>
            <w:noProof/>
          </w:rPr>
          <w:t>Tela 1: Menu</w:t>
        </w:r>
        <w:r w:rsidR="00615D5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5D53">
          <w:rPr>
            <w:noProof/>
            <w:webHidden/>
          </w:rPr>
          <w:instrText xml:space="preserve"> PAGEREF _Toc484246339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5D53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615D53" w:rsidRDefault="001C24AB">
      <w:pPr>
        <w:pStyle w:val="ndicedeilustraes"/>
        <w:tabs>
          <w:tab w:val="right" w:leader="dot" w:pos="8494"/>
        </w:tabs>
        <w:rPr>
          <w:rFonts w:asciiTheme="minorHAnsi" w:hAnsiTheme="minorHAnsi"/>
          <w:i w:val="0"/>
          <w:noProof/>
          <w:sz w:val="22"/>
          <w:lang w:val="pt-PT" w:eastAsia="ja-JP"/>
        </w:rPr>
      </w:pPr>
      <w:hyperlink w:anchor="_Toc484246340" w:history="1">
        <w:r w:rsidR="00615D53" w:rsidRPr="00307467">
          <w:rPr>
            <w:rStyle w:val="Hyperlink"/>
            <w:rFonts w:cs="Arial"/>
            <w:noProof/>
          </w:rPr>
          <w:t>Tela 2: Efetuar Login</w:t>
        </w:r>
        <w:r w:rsidR="00615D5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5D53">
          <w:rPr>
            <w:noProof/>
            <w:webHidden/>
          </w:rPr>
          <w:instrText xml:space="preserve"> PAGEREF _Toc484246340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5D53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615D53" w:rsidRDefault="001C24AB">
      <w:pPr>
        <w:pStyle w:val="ndicedeilustraes"/>
        <w:tabs>
          <w:tab w:val="right" w:leader="dot" w:pos="8494"/>
        </w:tabs>
        <w:rPr>
          <w:rFonts w:asciiTheme="minorHAnsi" w:hAnsiTheme="minorHAnsi"/>
          <w:i w:val="0"/>
          <w:noProof/>
          <w:sz w:val="22"/>
          <w:lang w:val="pt-PT" w:eastAsia="ja-JP"/>
        </w:rPr>
      </w:pPr>
      <w:hyperlink w:anchor="_Toc484246341" w:history="1">
        <w:r w:rsidR="00615D53" w:rsidRPr="00307467">
          <w:rPr>
            <w:rStyle w:val="Hyperlink"/>
            <w:rFonts w:cs="Arial"/>
            <w:noProof/>
          </w:rPr>
          <w:t>Tela 3: Cadastrar Usuário</w:t>
        </w:r>
        <w:r w:rsidR="00615D5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5D53">
          <w:rPr>
            <w:noProof/>
            <w:webHidden/>
          </w:rPr>
          <w:instrText xml:space="preserve"> PAGEREF _Toc484246341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5D53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615D53" w:rsidRDefault="001C24AB">
      <w:pPr>
        <w:pStyle w:val="ndicedeilustraes"/>
        <w:tabs>
          <w:tab w:val="right" w:leader="dot" w:pos="8494"/>
        </w:tabs>
        <w:rPr>
          <w:rFonts w:asciiTheme="minorHAnsi" w:hAnsiTheme="minorHAnsi"/>
          <w:i w:val="0"/>
          <w:noProof/>
          <w:sz w:val="22"/>
          <w:lang w:val="pt-PT" w:eastAsia="ja-JP"/>
        </w:rPr>
      </w:pPr>
      <w:hyperlink w:anchor="_Toc484246342" w:history="1">
        <w:r w:rsidR="00615D53" w:rsidRPr="00307467">
          <w:rPr>
            <w:rStyle w:val="Hyperlink"/>
            <w:rFonts w:cs="Arial"/>
            <w:noProof/>
          </w:rPr>
          <w:t>Tela 4: Cadastrar Disciplina</w:t>
        </w:r>
        <w:r w:rsidR="00615D5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5D53">
          <w:rPr>
            <w:noProof/>
            <w:webHidden/>
          </w:rPr>
          <w:instrText xml:space="preserve"> PAGEREF _Toc484246342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5D53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615D53" w:rsidRDefault="001C24AB">
      <w:pPr>
        <w:pStyle w:val="ndicedeilustraes"/>
        <w:tabs>
          <w:tab w:val="right" w:leader="dot" w:pos="8494"/>
        </w:tabs>
        <w:rPr>
          <w:rFonts w:asciiTheme="minorHAnsi" w:hAnsiTheme="minorHAnsi"/>
          <w:i w:val="0"/>
          <w:noProof/>
          <w:sz w:val="22"/>
          <w:lang w:val="pt-PT" w:eastAsia="ja-JP"/>
        </w:rPr>
      </w:pPr>
      <w:hyperlink w:anchor="_Toc484246343" w:history="1">
        <w:r w:rsidR="00615D53" w:rsidRPr="00307467">
          <w:rPr>
            <w:rStyle w:val="Hyperlink"/>
            <w:rFonts w:cs="Arial"/>
            <w:noProof/>
          </w:rPr>
          <w:t>Tela 5: Cadastrar Avaliação</w:t>
        </w:r>
        <w:r w:rsidR="00615D5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5D53">
          <w:rPr>
            <w:noProof/>
            <w:webHidden/>
          </w:rPr>
          <w:instrText xml:space="preserve"> PAGEREF _Toc484246343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5D53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615D53" w:rsidRDefault="001C24AB">
      <w:pPr>
        <w:pStyle w:val="ndicedeilustraes"/>
        <w:tabs>
          <w:tab w:val="right" w:leader="dot" w:pos="8494"/>
        </w:tabs>
        <w:rPr>
          <w:rFonts w:asciiTheme="minorHAnsi" w:hAnsiTheme="minorHAnsi"/>
          <w:i w:val="0"/>
          <w:noProof/>
          <w:sz w:val="22"/>
          <w:lang w:val="pt-PT" w:eastAsia="ja-JP"/>
        </w:rPr>
      </w:pPr>
      <w:hyperlink w:anchor="_Toc484246344" w:history="1">
        <w:r w:rsidR="00615D53" w:rsidRPr="00307467">
          <w:rPr>
            <w:rStyle w:val="Hyperlink"/>
            <w:rFonts w:cs="Arial"/>
            <w:noProof/>
          </w:rPr>
          <w:t>Tela 6: Selecionar Disciplina</w:t>
        </w:r>
        <w:r w:rsidR="00615D5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5D53">
          <w:rPr>
            <w:noProof/>
            <w:webHidden/>
          </w:rPr>
          <w:instrText xml:space="preserve"> PAGEREF _Toc484246344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5D53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615D53" w:rsidRDefault="001C24AB">
      <w:pPr>
        <w:pStyle w:val="ndicedeilustraes"/>
        <w:tabs>
          <w:tab w:val="right" w:leader="dot" w:pos="8494"/>
        </w:tabs>
        <w:rPr>
          <w:rFonts w:asciiTheme="minorHAnsi" w:hAnsiTheme="minorHAnsi"/>
          <w:i w:val="0"/>
          <w:noProof/>
          <w:sz w:val="22"/>
          <w:lang w:val="pt-PT" w:eastAsia="ja-JP"/>
        </w:rPr>
      </w:pPr>
      <w:hyperlink w:anchor="_Toc484246345" w:history="1">
        <w:r w:rsidR="00615D53" w:rsidRPr="00307467">
          <w:rPr>
            <w:rStyle w:val="Hyperlink"/>
            <w:rFonts w:cs="Arial"/>
            <w:noProof/>
          </w:rPr>
          <w:t>Tela 7: Realizar Avaliação</w:t>
        </w:r>
        <w:r w:rsidR="00615D5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5D53">
          <w:rPr>
            <w:noProof/>
            <w:webHidden/>
          </w:rPr>
          <w:instrText xml:space="preserve"> PAGEREF _Toc484246345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5D53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615D53" w:rsidRDefault="001C24AB">
      <w:pPr>
        <w:pStyle w:val="ndicedeilustraes"/>
        <w:tabs>
          <w:tab w:val="right" w:leader="dot" w:pos="8494"/>
        </w:tabs>
        <w:rPr>
          <w:rFonts w:asciiTheme="minorHAnsi" w:hAnsiTheme="minorHAnsi"/>
          <w:i w:val="0"/>
          <w:noProof/>
          <w:sz w:val="22"/>
          <w:lang w:val="pt-PT" w:eastAsia="ja-JP"/>
        </w:rPr>
      </w:pPr>
      <w:hyperlink w:anchor="_Toc484246346" w:history="1">
        <w:r w:rsidR="00615D53" w:rsidRPr="00307467">
          <w:rPr>
            <w:rStyle w:val="Hyperlink"/>
            <w:rFonts w:cs="Arial"/>
            <w:noProof/>
          </w:rPr>
          <w:t>Tela 8: Estudar Disciplina</w:t>
        </w:r>
        <w:r w:rsidR="00615D5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15D53">
          <w:rPr>
            <w:noProof/>
            <w:webHidden/>
          </w:rPr>
          <w:instrText xml:space="preserve"> PAGEREF _Toc484246346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5D53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D20BCD" w:rsidRDefault="001C24AB" w:rsidP="00D20BCD">
      <w:r>
        <w:fldChar w:fldCharType="end"/>
      </w:r>
    </w:p>
    <w:p w:rsidR="005F2231" w:rsidRPr="00E612CC" w:rsidRDefault="00D20BCD" w:rsidP="00FB6337">
      <w:r>
        <w:br w:type="page"/>
      </w:r>
    </w:p>
    <w:p w:rsidR="00902F3E" w:rsidRPr="00822B2D" w:rsidRDefault="00902F3E" w:rsidP="00822B2D">
      <w:pPr>
        <w:pStyle w:val="Ttulo1"/>
      </w:pPr>
      <w:bookmarkStart w:id="2" w:name="_Toc466916142"/>
      <w:bookmarkStart w:id="3" w:name="_Toc467159030"/>
      <w:r w:rsidRPr="00822B2D">
        <w:lastRenderedPageBreak/>
        <w:t>1. INTRODUÇÃO AO DOCUMENTO</w:t>
      </w:r>
      <w:bookmarkEnd w:id="2"/>
      <w:bookmarkEnd w:id="3"/>
    </w:p>
    <w:p w:rsidR="00902F3E" w:rsidRPr="005D165D" w:rsidRDefault="00902F3E" w:rsidP="007B3355">
      <w:pPr>
        <w:spacing w:after="0" w:line="360" w:lineRule="auto"/>
        <w:rPr>
          <w:rFonts w:ascii="Arial" w:eastAsia="Calibri" w:hAnsi="Arial" w:cs="Arial"/>
          <w:sz w:val="24"/>
          <w:szCs w:val="24"/>
        </w:rPr>
      </w:pPr>
    </w:p>
    <w:p w:rsidR="00902F3E" w:rsidRPr="005D165D" w:rsidRDefault="00902F3E" w:rsidP="007B3355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D165D">
        <w:rPr>
          <w:rFonts w:ascii="Arial" w:eastAsia="Arial" w:hAnsi="Arial" w:cs="Arial"/>
          <w:sz w:val="24"/>
          <w:szCs w:val="24"/>
        </w:rPr>
        <w:tab/>
        <w:t>Este documento tem o objetivo de descrever detalhadamente os requisitos de um sistema que auxiliará alunos do ensino médio que possuem dificuldades de aprendizado e/ou entendimento em matérias propostas pelo colégio público.</w:t>
      </w:r>
    </w:p>
    <w:p w:rsidR="00902F3E" w:rsidRPr="005D165D" w:rsidRDefault="00902F3E" w:rsidP="00725C4E">
      <w:pPr>
        <w:spacing w:after="160" w:line="360" w:lineRule="auto"/>
        <w:jc w:val="both"/>
        <w:rPr>
          <w:rFonts w:ascii="Arial" w:eastAsia="Times New Roman" w:hAnsi="Arial" w:cs="Arial"/>
          <w:b/>
          <w:sz w:val="24"/>
          <w:szCs w:val="24"/>
        </w:rPr>
      </w:pPr>
    </w:p>
    <w:p w:rsidR="00902F3E" w:rsidRPr="005D165D" w:rsidRDefault="00902F3E" w:rsidP="00822B2D">
      <w:pPr>
        <w:pStyle w:val="Ttulo2"/>
      </w:pPr>
      <w:bookmarkStart w:id="4" w:name="_Toc466916143"/>
      <w:bookmarkStart w:id="5" w:name="_Toc467159031"/>
      <w:r w:rsidRPr="005D165D">
        <w:t>1.1. Tema</w:t>
      </w:r>
      <w:bookmarkEnd w:id="4"/>
      <w:bookmarkEnd w:id="5"/>
    </w:p>
    <w:p w:rsidR="00902F3E" w:rsidRPr="005D165D" w:rsidRDefault="00902F3E" w:rsidP="00B473E7"/>
    <w:p w:rsidR="00902F3E" w:rsidRPr="005D165D" w:rsidRDefault="00902F3E" w:rsidP="007B3355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D165D">
        <w:rPr>
          <w:rFonts w:ascii="Arial" w:eastAsia="Arial" w:hAnsi="Arial" w:cs="Arial"/>
          <w:sz w:val="24"/>
          <w:szCs w:val="24"/>
        </w:rPr>
        <w:tab/>
        <w:t>O tema escolhido para este projeto é um Sistema para Auxilio de Aprendizagem de Alunos do Ensino Médio.</w:t>
      </w:r>
    </w:p>
    <w:p w:rsidR="00902F3E" w:rsidRPr="005D165D" w:rsidRDefault="00902F3E" w:rsidP="007B3355">
      <w:pPr>
        <w:spacing w:after="0" w:line="360" w:lineRule="auto"/>
        <w:rPr>
          <w:rFonts w:ascii="Arial" w:eastAsia="Calibri" w:hAnsi="Arial" w:cs="Arial"/>
          <w:sz w:val="24"/>
          <w:szCs w:val="24"/>
        </w:rPr>
      </w:pPr>
    </w:p>
    <w:p w:rsidR="00902F3E" w:rsidRPr="005D165D" w:rsidRDefault="00902F3E" w:rsidP="00822B2D">
      <w:pPr>
        <w:pStyle w:val="Ttulo2"/>
      </w:pPr>
      <w:bookmarkStart w:id="6" w:name="_Toc466916144"/>
      <w:bookmarkStart w:id="7" w:name="_Toc467159032"/>
      <w:r w:rsidRPr="005D165D">
        <w:t>1.2. Objetivo do Projeto</w:t>
      </w:r>
      <w:bookmarkEnd w:id="6"/>
      <w:bookmarkEnd w:id="7"/>
    </w:p>
    <w:p w:rsidR="00902F3E" w:rsidRPr="005D165D" w:rsidRDefault="00902F3E" w:rsidP="007B3355">
      <w:pPr>
        <w:spacing w:after="0" w:line="360" w:lineRule="auto"/>
        <w:rPr>
          <w:rFonts w:ascii="Arial" w:eastAsia="Calibri" w:hAnsi="Arial" w:cs="Arial"/>
          <w:sz w:val="24"/>
          <w:szCs w:val="24"/>
        </w:rPr>
      </w:pPr>
    </w:p>
    <w:p w:rsidR="00902F3E" w:rsidRPr="005D165D" w:rsidRDefault="00902F3E" w:rsidP="007B3355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D165D">
        <w:rPr>
          <w:rFonts w:ascii="Arial" w:eastAsia="Arial" w:hAnsi="Arial" w:cs="Arial"/>
          <w:sz w:val="24"/>
          <w:szCs w:val="24"/>
        </w:rPr>
        <w:tab/>
        <w:t xml:space="preserve">O objetivo deste projeto é criar um sistema que </w:t>
      </w:r>
      <w:r w:rsidR="00A25913">
        <w:rPr>
          <w:rFonts w:ascii="Arial" w:eastAsia="Arial" w:hAnsi="Arial" w:cs="Arial"/>
          <w:sz w:val="24"/>
          <w:szCs w:val="24"/>
        </w:rPr>
        <w:t xml:space="preserve">auxilie </w:t>
      </w:r>
      <w:r w:rsidRPr="005D165D">
        <w:rPr>
          <w:rFonts w:ascii="Arial" w:eastAsia="Arial" w:hAnsi="Arial" w:cs="Arial"/>
          <w:sz w:val="24"/>
          <w:szCs w:val="24"/>
        </w:rPr>
        <w:t>alunos do ensino médio</w:t>
      </w:r>
      <w:r w:rsidR="00A25913">
        <w:rPr>
          <w:rFonts w:ascii="Arial" w:eastAsia="Arial" w:hAnsi="Arial" w:cs="Arial"/>
          <w:sz w:val="24"/>
          <w:szCs w:val="24"/>
        </w:rPr>
        <w:t xml:space="preserve"> em disciplinas que tenham mais dificuldades.</w:t>
      </w:r>
    </w:p>
    <w:p w:rsidR="00902F3E" w:rsidRPr="005D165D" w:rsidRDefault="00902F3E" w:rsidP="007B3355">
      <w:pPr>
        <w:spacing w:after="160" w:line="360" w:lineRule="auto"/>
        <w:rPr>
          <w:rFonts w:ascii="Arial" w:eastAsia="Times New Roman" w:hAnsi="Arial" w:cs="Arial"/>
          <w:b/>
          <w:sz w:val="24"/>
          <w:szCs w:val="24"/>
        </w:rPr>
      </w:pPr>
    </w:p>
    <w:p w:rsidR="00902F3E" w:rsidRPr="005D165D" w:rsidRDefault="00902F3E" w:rsidP="00822B2D">
      <w:pPr>
        <w:pStyle w:val="Ttulo2"/>
      </w:pPr>
      <w:bookmarkStart w:id="8" w:name="_Toc466916145"/>
      <w:bookmarkStart w:id="9" w:name="_Toc467159033"/>
      <w:r w:rsidRPr="005D165D">
        <w:t>1.3. Delimitação do Problema</w:t>
      </w:r>
      <w:bookmarkEnd w:id="8"/>
      <w:bookmarkEnd w:id="9"/>
    </w:p>
    <w:p w:rsidR="00822B2D" w:rsidRDefault="00822B2D" w:rsidP="00822B2D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902F3E" w:rsidRPr="00822B2D" w:rsidRDefault="00902F3E" w:rsidP="00822B2D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5D165D">
        <w:rPr>
          <w:rFonts w:ascii="Arial" w:hAnsi="Arial" w:cs="Arial"/>
          <w:sz w:val="24"/>
          <w:szCs w:val="24"/>
        </w:rPr>
        <w:t xml:space="preserve">O Sistema de Auxilio de Aprendizagem </w:t>
      </w:r>
      <w:r w:rsidR="00E74840" w:rsidRPr="005D165D">
        <w:rPr>
          <w:rFonts w:ascii="Arial" w:hAnsi="Arial" w:cs="Arial"/>
          <w:sz w:val="24"/>
          <w:szCs w:val="24"/>
        </w:rPr>
        <w:t xml:space="preserve">é uma plataforma online que </w:t>
      </w:r>
      <w:r w:rsidR="00A25913">
        <w:rPr>
          <w:rFonts w:ascii="Arial" w:hAnsi="Arial" w:cs="Arial"/>
          <w:sz w:val="24"/>
          <w:szCs w:val="24"/>
        </w:rPr>
        <w:t>disponibilizara materiais das disciplinas voltadas para o</w:t>
      </w:r>
      <w:r w:rsidR="00E74840" w:rsidRPr="005D165D">
        <w:rPr>
          <w:rFonts w:ascii="Arial" w:hAnsi="Arial" w:cs="Arial"/>
          <w:sz w:val="24"/>
          <w:szCs w:val="24"/>
        </w:rPr>
        <w:t xml:space="preserve"> Ensino Médio.</w:t>
      </w:r>
      <w:r w:rsidR="005D165D">
        <w:rPr>
          <w:rFonts w:ascii="Arial" w:hAnsi="Arial" w:cs="Arial"/>
          <w:sz w:val="24"/>
          <w:szCs w:val="24"/>
        </w:rPr>
        <w:t xml:space="preserve"> </w:t>
      </w:r>
      <w:r w:rsidR="00E74840" w:rsidRPr="005D165D">
        <w:rPr>
          <w:rFonts w:ascii="Arial" w:hAnsi="Arial" w:cs="Arial"/>
          <w:sz w:val="24"/>
          <w:szCs w:val="24"/>
        </w:rPr>
        <w:t xml:space="preserve">De acordo com o </w:t>
      </w:r>
      <w:r w:rsidR="005D165D">
        <w:rPr>
          <w:rFonts w:ascii="Arial" w:hAnsi="Arial" w:cs="Arial"/>
          <w:sz w:val="24"/>
          <w:szCs w:val="24"/>
        </w:rPr>
        <w:t>Exame Nacional do Ensino Médio (Enem)</w:t>
      </w:r>
      <w:r w:rsidR="007B3355">
        <w:rPr>
          <w:rFonts w:ascii="Arial" w:hAnsi="Arial" w:cs="Arial"/>
          <w:sz w:val="24"/>
          <w:szCs w:val="24"/>
        </w:rPr>
        <w:t xml:space="preserve"> de 2015 registrou ligeira queda nas médias obtidas pelos estudantes em três das quatro provas objetivas e redução no número de redações nota máximas. Com base nessas informações o sistema de Auxilio de Aprendizagem poderá ajudar os estudantes a ter acesso</w:t>
      </w:r>
      <w:r w:rsidR="000109A3">
        <w:rPr>
          <w:rFonts w:ascii="Arial" w:hAnsi="Arial" w:cs="Arial"/>
          <w:sz w:val="24"/>
          <w:szCs w:val="24"/>
        </w:rPr>
        <w:t xml:space="preserve"> aos materiais de estudo.</w:t>
      </w:r>
    </w:p>
    <w:p w:rsidR="00902F3E" w:rsidRPr="005D165D" w:rsidRDefault="00902F3E" w:rsidP="007B3355">
      <w:pPr>
        <w:pStyle w:val="PargrafodaLista"/>
        <w:spacing w:line="360" w:lineRule="auto"/>
        <w:ind w:left="0" w:firstLine="851"/>
        <w:jc w:val="both"/>
        <w:rPr>
          <w:rFonts w:ascii="Arial" w:hAnsi="Arial" w:cs="Arial"/>
          <w:sz w:val="24"/>
          <w:szCs w:val="24"/>
          <w:lang w:val="pt-PT"/>
        </w:rPr>
      </w:pPr>
    </w:p>
    <w:p w:rsidR="00902F3E" w:rsidRPr="005D165D" w:rsidRDefault="00902F3E" w:rsidP="007B3355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5D165D">
        <w:rPr>
          <w:rFonts w:ascii="Arial" w:eastAsia="Arial" w:hAnsi="Arial" w:cs="Arial"/>
          <w:sz w:val="24"/>
          <w:szCs w:val="24"/>
        </w:rPr>
        <w:tab/>
      </w:r>
    </w:p>
    <w:p w:rsidR="00902F3E" w:rsidRPr="005D165D" w:rsidRDefault="00902F3E" w:rsidP="007B3355">
      <w:pPr>
        <w:spacing w:after="0" w:line="360" w:lineRule="auto"/>
        <w:rPr>
          <w:rFonts w:ascii="Arial" w:eastAsia="Calibri" w:hAnsi="Arial" w:cs="Arial"/>
          <w:sz w:val="24"/>
          <w:szCs w:val="24"/>
        </w:rPr>
      </w:pPr>
    </w:p>
    <w:p w:rsidR="00837936" w:rsidRDefault="00837936" w:rsidP="007B3355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:rsidR="00822B2D" w:rsidRDefault="00822B2D" w:rsidP="007B3355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:rsidR="00902F3E" w:rsidRPr="005D165D" w:rsidRDefault="00822B2D" w:rsidP="00822B2D">
      <w:pPr>
        <w:pStyle w:val="Ttulo2"/>
      </w:pPr>
      <w:bookmarkStart w:id="10" w:name="_Toc466916146"/>
      <w:bookmarkStart w:id="11" w:name="_Toc467159034"/>
      <w:r>
        <w:lastRenderedPageBreak/>
        <w:t xml:space="preserve">1.4. </w:t>
      </w:r>
      <w:r w:rsidR="00902F3E" w:rsidRPr="005D165D">
        <w:t>Justificativa da Escolha do Tema</w:t>
      </w:r>
      <w:bookmarkEnd w:id="10"/>
      <w:bookmarkEnd w:id="11"/>
    </w:p>
    <w:p w:rsidR="00902F3E" w:rsidRPr="005D165D" w:rsidRDefault="00902F3E" w:rsidP="007B3355">
      <w:pPr>
        <w:spacing w:after="0" w:line="360" w:lineRule="auto"/>
        <w:rPr>
          <w:rFonts w:ascii="Arial" w:eastAsia="Calibri" w:hAnsi="Arial" w:cs="Arial"/>
          <w:sz w:val="24"/>
          <w:szCs w:val="24"/>
        </w:rPr>
      </w:pPr>
    </w:p>
    <w:p w:rsidR="007D4491" w:rsidRPr="005D165D" w:rsidRDefault="00902F3E" w:rsidP="007B3355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D165D">
        <w:rPr>
          <w:rFonts w:ascii="Arial" w:eastAsia="Arial" w:hAnsi="Arial" w:cs="Arial"/>
          <w:sz w:val="24"/>
          <w:szCs w:val="24"/>
        </w:rPr>
        <w:tab/>
      </w:r>
      <w:r w:rsidR="00E74840" w:rsidRPr="005D165D">
        <w:rPr>
          <w:rFonts w:ascii="Arial" w:eastAsia="Arial" w:hAnsi="Arial" w:cs="Arial"/>
          <w:sz w:val="24"/>
          <w:szCs w:val="24"/>
        </w:rPr>
        <w:t xml:space="preserve">O projeto tem necessidade de ajudar os estudantes a ter fácil acesso </w:t>
      </w:r>
      <w:r w:rsidR="00F2655C">
        <w:rPr>
          <w:rFonts w:ascii="Arial" w:eastAsia="Arial" w:hAnsi="Arial" w:cs="Arial"/>
          <w:sz w:val="24"/>
          <w:szCs w:val="24"/>
        </w:rPr>
        <w:t xml:space="preserve">aos conteúdos das </w:t>
      </w:r>
      <w:r w:rsidR="00E74840" w:rsidRPr="005D165D">
        <w:rPr>
          <w:rFonts w:ascii="Arial" w:eastAsia="Arial" w:hAnsi="Arial" w:cs="Arial"/>
          <w:sz w:val="24"/>
          <w:szCs w:val="24"/>
        </w:rPr>
        <w:t xml:space="preserve">disciplinas, </w:t>
      </w:r>
      <w:r w:rsidR="007D4491" w:rsidRPr="005D165D">
        <w:rPr>
          <w:rFonts w:ascii="Arial" w:eastAsia="Arial" w:hAnsi="Arial" w:cs="Arial"/>
          <w:sz w:val="24"/>
          <w:szCs w:val="24"/>
        </w:rPr>
        <w:t xml:space="preserve">por ser uma plataforma online pode ser acessada em qualquer hora e lugar de </w:t>
      </w:r>
      <w:r w:rsidR="00683E3C" w:rsidRPr="005D165D">
        <w:rPr>
          <w:rFonts w:ascii="Arial" w:eastAsia="Arial" w:hAnsi="Arial" w:cs="Arial"/>
          <w:sz w:val="24"/>
          <w:szCs w:val="24"/>
        </w:rPr>
        <w:t xml:space="preserve">celulares, </w:t>
      </w:r>
      <w:r w:rsidR="007D4491" w:rsidRPr="005D165D">
        <w:rPr>
          <w:rFonts w:ascii="Arial" w:eastAsia="Arial" w:hAnsi="Arial" w:cs="Arial"/>
          <w:sz w:val="24"/>
          <w:szCs w:val="24"/>
        </w:rPr>
        <w:t>notebooks e desktops.</w:t>
      </w:r>
    </w:p>
    <w:p w:rsidR="007D4491" w:rsidRPr="005D165D" w:rsidRDefault="007D4491" w:rsidP="007B3355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D165D">
        <w:rPr>
          <w:rFonts w:ascii="Arial" w:eastAsia="Arial" w:hAnsi="Arial" w:cs="Arial"/>
          <w:sz w:val="24"/>
          <w:szCs w:val="24"/>
        </w:rPr>
        <w:tab/>
        <w:t>Será disponibilizado para os estudantes do Ensino Médio (entre 15 a 18 anos).</w:t>
      </w:r>
    </w:p>
    <w:p w:rsidR="007D4491" w:rsidRPr="005D165D" w:rsidRDefault="007D4491" w:rsidP="007B3355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B473E7" w:rsidRDefault="00B473E7" w:rsidP="00B473E7">
      <w:pPr>
        <w:pStyle w:val="Ttulo2"/>
      </w:pPr>
      <w:bookmarkStart w:id="12" w:name="_Toc404956681"/>
      <w:bookmarkStart w:id="13" w:name="_Toc466916147"/>
      <w:bookmarkStart w:id="14" w:name="_Toc467159035"/>
      <w:r>
        <w:t>1.5.</w:t>
      </w:r>
      <w:r w:rsidR="00822B2D">
        <w:t xml:space="preserve"> </w:t>
      </w:r>
      <w:r w:rsidR="007D4491" w:rsidRPr="00822B2D">
        <w:t>Modelo de Trabalho</w:t>
      </w:r>
      <w:bookmarkStart w:id="15" w:name="_Toc404956412"/>
      <w:bookmarkStart w:id="16" w:name="_Toc404956682"/>
      <w:bookmarkEnd w:id="12"/>
      <w:bookmarkEnd w:id="13"/>
      <w:bookmarkEnd w:id="14"/>
    </w:p>
    <w:p w:rsidR="00B473E7" w:rsidRDefault="00B473E7" w:rsidP="00B473E7">
      <w:r>
        <w:t xml:space="preserve">            </w:t>
      </w:r>
    </w:p>
    <w:p w:rsidR="007D4491" w:rsidRPr="00B473E7" w:rsidRDefault="00B473E7" w:rsidP="008E21B3">
      <w:pPr>
        <w:spacing w:line="360" w:lineRule="auto"/>
        <w:ind w:firstLine="360"/>
        <w:jc w:val="both"/>
        <w:pPrChange w:id="17" w:author="Silvia Helena" w:date="2017-06-19T20:09:00Z">
          <w:pPr>
            <w:jc w:val="both"/>
          </w:pPr>
        </w:pPrChange>
      </w:pPr>
      <w:r>
        <w:t xml:space="preserve">           </w:t>
      </w:r>
      <w:r w:rsidR="00F2655C">
        <w:rPr>
          <w:rFonts w:ascii="Arial" w:hAnsi="Arial" w:cs="Arial"/>
          <w:sz w:val="24"/>
          <w:szCs w:val="24"/>
          <w:lang w:eastAsia="pt-BR"/>
        </w:rPr>
        <w:t xml:space="preserve">Segundo </w:t>
      </w:r>
      <w:proofErr w:type="gramStart"/>
      <w:r w:rsidR="00F2655C">
        <w:rPr>
          <w:rFonts w:ascii="Arial" w:hAnsi="Arial" w:cs="Arial"/>
          <w:sz w:val="24"/>
          <w:szCs w:val="24"/>
          <w:lang w:eastAsia="pt-BR"/>
        </w:rPr>
        <w:t>PRESSMAN(</w:t>
      </w:r>
      <w:proofErr w:type="gramEnd"/>
      <w:r w:rsidR="00F2655C">
        <w:rPr>
          <w:rFonts w:ascii="Arial" w:hAnsi="Arial" w:cs="Arial"/>
          <w:sz w:val="24"/>
          <w:szCs w:val="24"/>
          <w:lang w:eastAsia="pt-BR"/>
        </w:rPr>
        <w:t>2011), o modelo cascata, algumas vezes chamado ciclo de vida clássico, sugere uma abordagem sequencial e sistemática para o desenvolvimento de software, começando com o levantamento de necessidades por parte do cliente, avançando pequenas fases de planejamento, modelagem, construção, emprego e culminando no suporte continuo do software concluído.</w:t>
      </w:r>
      <w:bookmarkEnd w:id="15"/>
      <w:bookmarkEnd w:id="16"/>
    </w:p>
    <w:p w:rsidR="007D4491" w:rsidRPr="005D165D" w:rsidRDefault="007D4491" w:rsidP="00B473E7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  <w:lang w:eastAsia="pt-BR"/>
        </w:rPr>
      </w:pPr>
      <w:r w:rsidRPr="005D165D">
        <w:rPr>
          <w:rFonts w:ascii="Arial" w:hAnsi="Arial" w:cs="Arial"/>
          <w:sz w:val="24"/>
          <w:szCs w:val="24"/>
          <w:lang w:eastAsia="pt-BR"/>
        </w:rPr>
        <w:t xml:space="preserve">Foi o modelo com aceitação geral. Esse modelo foi derivado de modelos de atividade de engenharia com o fim de estabelecer ordem no desenvolvimento de grandes produtos de software. Comparado com outros modelos de desenvolvimento de software, este é mais rígido e menos administrativo. </w:t>
      </w:r>
    </w:p>
    <w:p w:rsidR="007D4491" w:rsidRPr="005D165D" w:rsidRDefault="0078059D" w:rsidP="00B473E7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E93BB6">
        <w:rPr>
          <w:rFonts w:ascii="Arial" w:hAnsi="Arial" w:cs="Arial"/>
          <w:sz w:val="24"/>
          <w:szCs w:val="24"/>
          <w:lang w:eastAsia="pt-BR"/>
        </w:rPr>
        <w:t xml:space="preserve"> Modelo C</w:t>
      </w:r>
      <w:r w:rsidRPr="005D165D">
        <w:rPr>
          <w:rFonts w:ascii="Arial" w:hAnsi="Arial" w:cs="Arial"/>
          <w:sz w:val="24"/>
          <w:szCs w:val="24"/>
          <w:lang w:eastAsia="pt-BR"/>
        </w:rPr>
        <w:t>ascata</w:t>
      </w:r>
      <w:r w:rsidR="007D4491" w:rsidRPr="005D165D">
        <w:rPr>
          <w:rFonts w:ascii="Arial" w:hAnsi="Arial" w:cs="Arial"/>
          <w:sz w:val="24"/>
          <w:szCs w:val="24"/>
          <w:lang w:eastAsia="pt-BR"/>
        </w:rPr>
        <w:t xml:space="preserve"> é um dos mais importantes modelos, e é referência para muitos outros modelos, servindo de base para muitos projetos modernos e continua sendo muito utilizado.</w:t>
      </w:r>
    </w:p>
    <w:p w:rsidR="007D4491" w:rsidRPr="005D165D" w:rsidRDefault="007D4491" w:rsidP="00B473E7">
      <w:p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7D4491" w:rsidRPr="005D165D" w:rsidRDefault="007D4491" w:rsidP="00780F52">
      <w:pPr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  <w:pPrChange w:id="18" w:author="Silvia Helena" w:date="2017-06-19T20:10:00Z">
          <w:pPr>
            <w:spacing w:after="0" w:line="360" w:lineRule="auto"/>
            <w:jc w:val="both"/>
          </w:pPr>
        </w:pPrChange>
      </w:pPr>
      <w:r w:rsidRPr="005D165D">
        <w:rPr>
          <w:rFonts w:ascii="Arial" w:hAnsi="Arial" w:cs="Arial"/>
          <w:sz w:val="24"/>
          <w:szCs w:val="24"/>
        </w:rPr>
        <w:t>As etapas a</w:t>
      </w:r>
      <w:r w:rsidR="00683E3C">
        <w:rPr>
          <w:rFonts w:ascii="Arial" w:hAnsi="Arial" w:cs="Arial"/>
          <w:sz w:val="24"/>
          <w:szCs w:val="24"/>
        </w:rPr>
        <w:t xml:space="preserve">contecerão na seguinte forma: </w:t>
      </w:r>
      <w:proofErr w:type="gramStart"/>
      <w:r w:rsidR="00784DE1">
        <w:rPr>
          <w:rFonts w:ascii="Arial" w:hAnsi="Arial" w:cs="Arial"/>
          <w:sz w:val="24"/>
          <w:szCs w:val="24"/>
        </w:rPr>
        <w:t>1</w:t>
      </w:r>
      <w:proofErr w:type="gramEnd"/>
      <w:r w:rsidR="00784DE1">
        <w:rPr>
          <w:rFonts w:ascii="Arial" w:hAnsi="Arial" w:cs="Arial"/>
          <w:sz w:val="24"/>
          <w:szCs w:val="24"/>
        </w:rPr>
        <w:t>.</w:t>
      </w:r>
      <w:r w:rsidR="00784DE1" w:rsidRPr="005D165D">
        <w:rPr>
          <w:rFonts w:ascii="Arial" w:hAnsi="Arial" w:cs="Arial"/>
          <w:sz w:val="24"/>
          <w:szCs w:val="24"/>
        </w:rPr>
        <w:t xml:space="preserve"> Engenharia</w:t>
      </w:r>
      <w:r w:rsidRPr="005D165D">
        <w:rPr>
          <w:rFonts w:ascii="Arial" w:hAnsi="Arial" w:cs="Arial"/>
          <w:sz w:val="24"/>
          <w:szCs w:val="24"/>
        </w:rPr>
        <w:t xml:space="preserve"> de sistema; </w:t>
      </w:r>
      <w:proofErr w:type="gramStart"/>
      <w:r w:rsidR="00784DE1" w:rsidRPr="005D165D">
        <w:rPr>
          <w:rFonts w:ascii="Arial" w:hAnsi="Arial" w:cs="Arial"/>
          <w:sz w:val="24"/>
          <w:szCs w:val="24"/>
        </w:rPr>
        <w:t>2</w:t>
      </w:r>
      <w:proofErr w:type="gramEnd"/>
      <w:r w:rsidR="00784DE1" w:rsidRPr="005D165D">
        <w:rPr>
          <w:rFonts w:ascii="Arial" w:hAnsi="Arial" w:cs="Arial"/>
          <w:sz w:val="24"/>
          <w:szCs w:val="24"/>
        </w:rPr>
        <w:t>. Análise</w:t>
      </w:r>
      <w:r w:rsidRPr="005D165D">
        <w:rPr>
          <w:rFonts w:ascii="Arial" w:hAnsi="Arial" w:cs="Arial"/>
          <w:sz w:val="24"/>
          <w:szCs w:val="24"/>
        </w:rPr>
        <w:t xml:space="preserve">; </w:t>
      </w:r>
      <w:proofErr w:type="gramStart"/>
      <w:r w:rsidR="00784DE1" w:rsidRPr="005D165D">
        <w:rPr>
          <w:rFonts w:ascii="Arial" w:hAnsi="Arial" w:cs="Arial"/>
          <w:sz w:val="24"/>
          <w:szCs w:val="24"/>
        </w:rPr>
        <w:t>3</w:t>
      </w:r>
      <w:proofErr w:type="gramEnd"/>
      <w:r w:rsidR="00784DE1" w:rsidRPr="005D165D">
        <w:rPr>
          <w:rFonts w:ascii="Arial" w:hAnsi="Arial" w:cs="Arial"/>
          <w:sz w:val="24"/>
          <w:szCs w:val="24"/>
        </w:rPr>
        <w:t>. Projeto</w:t>
      </w:r>
      <w:r w:rsidRPr="005D165D">
        <w:rPr>
          <w:rFonts w:ascii="Arial" w:hAnsi="Arial" w:cs="Arial"/>
          <w:sz w:val="24"/>
          <w:szCs w:val="24"/>
        </w:rPr>
        <w:t xml:space="preserve"> e </w:t>
      </w:r>
      <w:proofErr w:type="gramStart"/>
      <w:r w:rsidR="00784DE1" w:rsidRPr="005D165D">
        <w:rPr>
          <w:rFonts w:ascii="Arial" w:hAnsi="Arial" w:cs="Arial"/>
          <w:sz w:val="24"/>
          <w:szCs w:val="24"/>
        </w:rPr>
        <w:t>4</w:t>
      </w:r>
      <w:proofErr w:type="gramEnd"/>
      <w:r w:rsidR="00784DE1" w:rsidRPr="005D165D">
        <w:rPr>
          <w:rFonts w:ascii="Arial" w:hAnsi="Arial" w:cs="Arial"/>
          <w:sz w:val="24"/>
          <w:szCs w:val="24"/>
        </w:rPr>
        <w:t>. Codificação</w:t>
      </w:r>
      <w:r w:rsidRPr="005D165D">
        <w:rPr>
          <w:rFonts w:ascii="Arial" w:hAnsi="Arial" w:cs="Arial"/>
          <w:sz w:val="24"/>
          <w:szCs w:val="24"/>
        </w:rPr>
        <w:t xml:space="preserve"> e Teste. Sendo a 1ª desenvolvida no 2º semestre do curso na disciplina de Engenharia de Software I, a 2ª no 3º semestre do curso na disciplina de Engenharia de Software II, a 3ª no 4º semestre do curso na disciplina de Engenharia de Software III e concluindo o projeto no 5º semestre na Disciplina de Laboratório de Programação. </w:t>
      </w:r>
    </w:p>
    <w:p w:rsidR="007D4491" w:rsidRPr="005D165D" w:rsidRDefault="007D4491" w:rsidP="007B3355">
      <w:pPr>
        <w:pStyle w:val="PargrafodaLista"/>
        <w:spacing w:line="360" w:lineRule="auto"/>
        <w:ind w:left="0" w:firstLine="360"/>
        <w:jc w:val="both"/>
        <w:outlineLvl w:val="1"/>
        <w:rPr>
          <w:rFonts w:ascii="Arial" w:hAnsi="Arial" w:cs="Arial"/>
          <w:b/>
          <w:sz w:val="24"/>
          <w:szCs w:val="24"/>
        </w:rPr>
      </w:pPr>
    </w:p>
    <w:p w:rsidR="007D4491" w:rsidRPr="005D165D" w:rsidRDefault="007D4491" w:rsidP="00B473E7">
      <w:pPr>
        <w:pStyle w:val="Ttulo2"/>
      </w:pPr>
      <w:bookmarkStart w:id="19" w:name="_Toc466916148"/>
      <w:bookmarkStart w:id="20" w:name="_Toc467159036"/>
      <w:r w:rsidRPr="005D165D">
        <w:lastRenderedPageBreak/>
        <w:t>1.6. Organização do Trabalho</w:t>
      </w:r>
      <w:bookmarkEnd w:id="19"/>
      <w:bookmarkEnd w:id="20"/>
    </w:p>
    <w:p w:rsidR="00E93BB6" w:rsidRDefault="007D4491" w:rsidP="00FF2269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D165D">
        <w:rPr>
          <w:rFonts w:ascii="Arial" w:eastAsia="Arial" w:hAnsi="Arial" w:cs="Arial"/>
          <w:sz w:val="24"/>
          <w:szCs w:val="24"/>
        </w:rPr>
        <w:tab/>
      </w:r>
    </w:p>
    <w:p w:rsidR="007D4491" w:rsidRPr="005D165D" w:rsidRDefault="007D4491" w:rsidP="00E93BB6">
      <w:pPr>
        <w:spacing w:after="0"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5D165D">
        <w:rPr>
          <w:rFonts w:ascii="Arial" w:eastAsia="Arial" w:hAnsi="Arial" w:cs="Arial"/>
          <w:sz w:val="24"/>
          <w:szCs w:val="24"/>
        </w:rPr>
        <w:t>O documento apresentado vai estar organizado da seguinte forma:</w:t>
      </w:r>
    </w:p>
    <w:p w:rsidR="007D4491" w:rsidRPr="005D165D" w:rsidRDefault="007D4491" w:rsidP="00FF2269">
      <w:pPr>
        <w:pStyle w:val="PargrafodaLista"/>
        <w:spacing w:after="0" w:line="360" w:lineRule="auto"/>
        <w:ind w:left="780"/>
        <w:jc w:val="both"/>
        <w:rPr>
          <w:rFonts w:ascii="Arial" w:eastAsia="Arial" w:hAnsi="Arial" w:cs="Arial"/>
          <w:sz w:val="24"/>
          <w:szCs w:val="24"/>
        </w:rPr>
      </w:pPr>
      <w:r w:rsidRPr="005D165D">
        <w:rPr>
          <w:rFonts w:ascii="Arial" w:eastAsia="Arial" w:hAnsi="Arial" w:cs="Arial"/>
          <w:sz w:val="24"/>
          <w:szCs w:val="24"/>
        </w:rPr>
        <w:t>Capitulo 1-</w:t>
      </w:r>
      <w:r w:rsidR="0083748B" w:rsidRPr="005D165D">
        <w:rPr>
          <w:rFonts w:ascii="Arial" w:eastAsia="Arial" w:hAnsi="Arial" w:cs="Arial"/>
          <w:sz w:val="24"/>
          <w:szCs w:val="24"/>
        </w:rPr>
        <w:t xml:space="preserve"> </w:t>
      </w:r>
      <w:r w:rsidR="0083748B" w:rsidRPr="005D165D">
        <w:rPr>
          <w:rFonts w:ascii="Arial" w:hAnsi="Arial" w:cs="Arial"/>
          <w:sz w:val="24"/>
          <w:szCs w:val="24"/>
        </w:rPr>
        <w:t>I</w:t>
      </w:r>
      <w:r w:rsidRPr="005D165D">
        <w:rPr>
          <w:rFonts w:ascii="Arial" w:hAnsi="Arial" w:cs="Arial"/>
          <w:sz w:val="24"/>
          <w:szCs w:val="24"/>
        </w:rPr>
        <w:t>ntrodução ao documento:</w:t>
      </w:r>
      <w:r w:rsidR="0083748B" w:rsidRPr="005D165D">
        <w:rPr>
          <w:rFonts w:ascii="Arial" w:hAnsi="Arial" w:cs="Arial"/>
          <w:sz w:val="24"/>
          <w:szCs w:val="24"/>
        </w:rPr>
        <w:t xml:space="preserve"> Este capí</w:t>
      </w:r>
      <w:r w:rsidRPr="005D165D">
        <w:rPr>
          <w:rFonts w:ascii="Arial" w:hAnsi="Arial" w:cs="Arial"/>
          <w:sz w:val="24"/>
          <w:szCs w:val="24"/>
        </w:rPr>
        <w:t>tulo tem como objetivo apresentar o projeto.</w:t>
      </w:r>
    </w:p>
    <w:p w:rsidR="007D4491" w:rsidRPr="005D165D" w:rsidRDefault="007D4491" w:rsidP="00FF2269">
      <w:pPr>
        <w:pStyle w:val="PargrafodaLista"/>
        <w:spacing w:after="0" w:line="360" w:lineRule="auto"/>
        <w:ind w:left="780"/>
        <w:jc w:val="both"/>
        <w:rPr>
          <w:rFonts w:ascii="Arial" w:eastAsia="Arial" w:hAnsi="Arial" w:cs="Arial"/>
          <w:sz w:val="24"/>
          <w:szCs w:val="24"/>
        </w:rPr>
      </w:pPr>
    </w:p>
    <w:p w:rsidR="007D4491" w:rsidRPr="005D165D" w:rsidRDefault="007D4491" w:rsidP="00FF2269">
      <w:pPr>
        <w:pStyle w:val="PargrafodaLista"/>
        <w:spacing w:after="0" w:line="360" w:lineRule="auto"/>
        <w:ind w:left="780"/>
        <w:jc w:val="both"/>
        <w:rPr>
          <w:rFonts w:ascii="Arial" w:eastAsia="Arial" w:hAnsi="Arial" w:cs="Arial"/>
          <w:sz w:val="24"/>
          <w:szCs w:val="24"/>
        </w:rPr>
      </w:pPr>
      <w:r w:rsidRPr="005D165D">
        <w:rPr>
          <w:rFonts w:ascii="Arial" w:eastAsia="Arial" w:hAnsi="Arial" w:cs="Arial"/>
          <w:sz w:val="24"/>
          <w:szCs w:val="24"/>
        </w:rPr>
        <w:t xml:space="preserve">Capitulo </w:t>
      </w:r>
      <w:r w:rsidRPr="005D165D">
        <w:rPr>
          <w:rFonts w:ascii="Arial" w:hAnsi="Arial" w:cs="Arial"/>
          <w:sz w:val="24"/>
          <w:szCs w:val="24"/>
        </w:rPr>
        <w:t>2-</w:t>
      </w:r>
      <w:r w:rsidR="0083748B" w:rsidRPr="005D165D">
        <w:rPr>
          <w:rFonts w:ascii="Arial" w:hAnsi="Arial" w:cs="Arial"/>
          <w:sz w:val="24"/>
          <w:szCs w:val="24"/>
        </w:rPr>
        <w:t xml:space="preserve"> </w:t>
      </w:r>
      <w:r w:rsidRPr="005D165D">
        <w:rPr>
          <w:rFonts w:ascii="Arial" w:hAnsi="Arial" w:cs="Arial"/>
          <w:sz w:val="24"/>
          <w:szCs w:val="24"/>
        </w:rPr>
        <w:t>Descrição Geral do Sistema:</w:t>
      </w:r>
      <w:r w:rsidR="0083748B" w:rsidRPr="005D165D">
        <w:rPr>
          <w:rFonts w:ascii="Arial" w:hAnsi="Arial" w:cs="Arial"/>
          <w:sz w:val="24"/>
          <w:szCs w:val="24"/>
        </w:rPr>
        <w:t xml:space="preserve"> </w:t>
      </w:r>
      <w:r w:rsidRPr="005D165D">
        <w:rPr>
          <w:rFonts w:ascii="Arial" w:hAnsi="Arial" w:cs="Arial"/>
          <w:sz w:val="24"/>
          <w:szCs w:val="24"/>
        </w:rPr>
        <w:t>Aqui estão descritos de forma geral do sistema, o escopo e as principais funções.</w:t>
      </w:r>
    </w:p>
    <w:p w:rsidR="007D4491" w:rsidRPr="005D165D" w:rsidRDefault="007D4491" w:rsidP="00FF2269">
      <w:pPr>
        <w:pStyle w:val="PargrafodaLista"/>
        <w:spacing w:after="0" w:line="360" w:lineRule="auto"/>
        <w:ind w:left="780"/>
        <w:jc w:val="both"/>
        <w:rPr>
          <w:rFonts w:ascii="Arial" w:eastAsia="Arial" w:hAnsi="Arial" w:cs="Arial"/>
          <w:sz w:val="24"/>
          <w:szCs w:val="24"/>
        </w:rPr>
      </w:pPr>
    </w:p>
    <w:p w:rsidR="007D4491" w:rsidRPr="005D165D" w:rsidRDefault="007D4491" w:rsidP="00FF2269">
      <w:pPr>
        <w:pStyle w:val="PargrafodaLista"/>
        <w:spacing w:after="0" w:line="360" w:lineRule="auto"/>
        <w:ind w:left="780"/>
        <w:jc w:val="both"/>
        <w:rPr>
          <w:rFonts w:ascii="Arial" w:eastAsia="Arial" w:hAnsi="Arial" w:cs="Arial"/>
          <w:sz w:val="24"/>
          <w:szCs w:val="24"/>
        </w:rPr>
      </w:pPr>
      <w:r w:rsidRPr="005D165D">
        <w:rPr>
          <w:rFonts w:ascii="Arial" w:eastAsia="Arial" w:hAnsi="Arial" w:cs="Arial"/>
          <w:sz w:val="24"/>
          <w:szCs w:val="24"/>
        </w:rPr>
        <w:t>Capitulo3- Requisitos do Sistema:</w:t>
      </w:r>
      <w:r w:rsidR="0083748B" w:rsidRPr="005D165D">
        <w:rPr>
          <w:rFonts w:ascii="Arial" w:eastAsia="Arial" w:hAnsi="Arial" w:cs="Arial"/>
          <w:sz w:val="24"/>
          <w:szCs w:val="24"/>
        </w:rPr>
        <w:t xml:space="preserve"> </w:t>
      </w:r>
      <w:r w:rsidRPr="005D165D">
        <w:rPr>
          <w:rFonts w:ascii="Arial" w:eastAsia="Arial" w:hAnsi="Arial" w:cs="Arial"/>
          <w:sz w:val="24"/>
          <w:szCs w:val="24"/>
        </w:rPr>
        <w:t>Aqui tem como finalidade descrever os requisitos do sistema.</w:t>
      </w:r>
    </w:p>
    <w:p w:rsidR="007D4491" w:rsidRPr="005D165D" w:rsidRDefault="007D4491" w:rsidP="00FF2269">
      <w:pPr>
        <w:pStyle w:val="PargrafodaLista"/>
        <w:spacing w:after="0" w:line="360" w:lineRule="auto"/>
        <w:ind w:left="780"/>
        <w:jc w:val="both"/>
        <w:rPr>
          <w:rFonts w:ascii="Arial" w:eastAsia="Arial" w:hAnsi="Arial" w:cs="Arial"/>
          <w:sz w:val="24"/>
          <w:szCs w:val="24"/>
        </w:rPr>
      </w:pPr>
      <w:r w:rsidRPr="005D165D">
        <w:rPr>
          <w:rFonts w:ascii="Arial" w:eastAsia="Arial" w:hAnsi="Arial" w:cs="Arial"/>
          <w:sz w:val="24"/>
          <w:szCs w:val="24"/>
        </w:rPr>
        <w:t xml:space="preserve">Capitulo 4- </w:t>
      </w:r>
      <w:r w:rsidR="0083748B" w:rsidRPr="005D165D">
        <w:rPr>
          <w:rFonts w:ascii="Arial" w:eastAsia="Arial" w:hAnsi="Arial" w:cs="Arial"/>
          <w:sz w:val="24"/>
          <w:szCs w:val="24"/>
        </w:rPr>
        <w:t>Aná</w:t>
      </w:r>
      <w:r w:rsidRPr="005D165D">
        <w:rPr>
          <w:rFonts w:ascii="Arial" w:eastAsia="Arial" w:hAnsi="Arial" w:cs="Arial"/>
          <w:sz w:val="24"/>
          <w:szCs w:val="24"/>
        </w:rPr>
        <w:t>lise e Design:</w:t>
      </w:r>
      <w:r w:rsidR="0083748B" w:rsidRPr="005D165D">
        <w:rPr>
          <w:rFonts w:ascii="Arial" w:eastAsia="Arial" w:hAnsi="Arial" w:cs="Arial"/>
          <w:sz w:val="24"/>
          <w:szCs w:val="24"/>
        </w:rPr>
        <w:t xml:space="preserve"> Este capí</w:t>
      </w:r>
      <w:r w:rsidRPr="005D165D">
        <w:rPr>
          <w:rFonts w:ascii="Arial" w:eastAsia="Arial" w:hAnsi="Arial" w:cs="Arial"/>
          <w:sz w:val="24"/>
          <w:szCs w:val="24"/>
        </w:rPr>
        <w:t xml:space="preserve">tulo tem como objetivo analisar e detalhar a solução do sistema de acordo com os requisitos levantados e validados no Capitulo </w:t>
      </w:r>
      <w:proofErr w:type="gramStart"/>
      <w:r w:rsidRPr="005D165D">
        <w:rPr>
          <w:rFonts w:ascii="Arial" w:eastAsia="Arial" w:hAnsi="Arial" w:cs="Arial"/>
          <w:sz w:val="24"/>
          <w:szCs w:val="24"/>
        </w:rPr>
        <w:t>3</w:t>
      </w:r>
      <w:proofErr w:type="gramEnd"/>
      <w:r w:rsidRPr="005D165D">
        <w:rPr>
          <w:rFonts w:ascii="Arial" w:eastAsia="Arial" w:hAnsi="Arial" w:cs="Arial"/>
          <w:sz w:val="24"/>
          <w:szCs w:val="24"/>
        </w:rPr>
        <w:t>.</w:t>
      </w:r>
    </w:p>
    <w:p w:rsidR="0083748B" w:rsidRPr="005D165D" w:rsidRDefault="0083748B" w:rsidP="007B3355">
      <w:pPr>
        <w:pStyle w:val="PargrafodaLista"/>
        <w:spacing w:after="0" w:line="360" w:lineRule="auto"/>
        <w:ind w:left="780"/>
        <w:rPr>
          <w:rFonts w:ascii="Arial" w:eastAsia="Arial" w:hAnsi="Arial" w:cs="Arial"/>
          <w:sz w:val="24"/>
          <w:szCs w:val="24"/>
        </w:rPr>
      </w:pPr>
    </w:p>
    <w:p w:rsidR="0083748B" w:rsidRPr="005D165D" w:rsidRDefault="0083748B" w:rsidP="007B3355">
      <w:pPr>
        <w:pStyle w:val="PargrafodaLista"/>
        <w:spacing w:after="0" w:line="360" w:lineRule="auto"/>
        <w:ind w:left="780"/>
        <w:rPr>
          <w:rFonts w:ascii="Arial" w:eastAsia="Arial" w:hAnsi="Arial" w:cs="Arial"/>
          <w:sz w:val="24"/>
          <w:szCs w:val="24"/>
        </w:rPr>
      </w:pPr>
    </w:p>
    <w:p w:rsidR="0083748B" w:rsidRPr="005D165D" w:rsidRDefault="0083748B" w:rsidP="00B473E7">
      <w:pPr>
        <w:pStyle w:val="Ttulo2"/>
      </w:pPr>
      <w:bookmarkStart w:id="21" w:name="_Toc466916149"/>
      <w:bookmarkStart w:id="22" w:name="_Toc467159037"/>
      <w:r w:rsidRPr="005D165D">
        <w:t>1.7. Glossário</w:t>
      </w:r>
      <w:bookmarkEnd w:id="21"/>
      <w:bookmarkEnd w:id="22"/>
    </w:p>
    <w:p w:rsidR="0083748B" w:rsidRPr="005D165D" w:rsidRDefault="0083748B" w:rsidP="007B3355">
      <w:pPr>
        <w:spacing w:after="0" w:line="360" w:lineRule="auto"/>
        <w:rPr>
          <w:rFonts w:ascii="Arial" w:eastAsia="Calibri" w:hAnsi="Arial" w:cs="Arial"/>
          <w:sz w:val="24"/>
          <w:szCs w:val="24"/>
        </w:rPr>
      </w:pPr>
    </w:p>
    <w:p w:rsidR="007D4491" w:rsidRPr="00B473E7" w:rsidRDefault="0083748B" w:rsidP="00B473E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D165D">
        <w:rPr>
          <w:rFonts w:ascii="Arial" w:eastAsia="Arial" w:hAnsi="Arial" w:cs="Arial"/>
          <w:sz w:val="24"/>
          <w:szCs w:val="24"/>
        </w:rPr>
        <w:tab/>
      </w:r>
      <w:r w:rsidR="00725C4E">
        <w:rPr>
          <w:rFonts w:ascii="Arial" w:eastAsia="Arial" w:hAnsi="Arial" w:cs="Arial"/>
          <w:sz w:val="24"/>
          <w:szCs w:val="24"/>
        </w:rPr>
        <w:t xml:space="preserve"> </w:t>
      </w:r>
    </w:p>
    <w:p w:rsidR="009B4C2E" w:rsidRDefault="009B4C2E">
      <w:pPr>
        <w:rPr>
          <w:rFonts w:ascii="Arial" w:eastAsia="Arial" w:hAnsi="Arial" w:cstheme="majorBidi"/>
          <w:b/>
          <w:sz w:val="24"/>
          <w:szCs w:val="32"/>
        </w:rPr>
      </w:pPr>
      <w:bookmarkStart w:id="23" w:name="_Toc466916150"/>
      <w:bookmarkStart w:id="24" w:name="_Toc467159038"/>
      <w:r>
        <w:rPr>
          <w:rFonts w:eastAsia="Arial"/>
        </w:rPr>
        <w:br w:type="page"/>
      </w:r>
    </w:p>
    <w:p w:rsidR="00E93BB6" w:rsidRPr="00E93BB6" w:rsidRDefault="0083748B" w:rsidP="00E93BB6">
      <w:pPr>
        <w:pStyle w:val="Ttulo1"/>
      </w:pPr>
      <w:r w:rsidRPr="005D165D">
        <w:rPr>
          <w:rFonts w:eastAsia="Arial"/>
        </w:rPr>
        <w:lastRenderedPageBreak/>
        <w:t xml:space="preserve">2. </w:t>
      </w:r>
      <w:bookmarkStart w:id="25" w:name="_Toc404956684"/>
      <w:r w:rsidR="008B24E2" w:rsidRPr="005D165D">
        <w:t>DESCRIÇÃO GERAL DO SISTEMA</w:t>
      </w:r>
      <w:bookmarkEnd w:id="23"/>
      <w:bookmarkEnd w:id="24"/>
      <w:bookmarkEnd w:id="25"/>
      <w:r w:rsidR="00E93BB6">
        <w:br/>
      </w:r>
    </w:p>
    <w:p w:rsidR="0083748B" w:rsidRDefault="0083748B" w:rsidP="00FF2269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D165D">
        <w:rPr>
          <w:rFonts w:ascii="Arial" w:eastAsia="Arial" w:hAnsi="Arial" w:cs="Arial"/>
          <w:sz w:val="24"/>
          <w:szCs w:val="24"/>
        </w:rPr>
        <w:tab/>
        <w:t xml:space="preserve">Este capítulo tem como objetivo descrever de forma geral o sistema, o escopo e as principais funções que o sistema terá. </w:t>
      </w:r>
    </w:p>
    <w:p w:rsidR="00FF2269" w:rsidRPr="00FF2269" w:rsidRDefault="00FF2269" w:rsidP="00FF2269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83748B" w:rsidRPr="005D165D" w:rsidRDefault="00B473E7" w:rsidP="00B473E7">
      <w:pPr>
        <w:pStyle w:val="Ttulo2"/>
      </w:pPr>
      <w:bookmarkStart w:id="26" w:name="_Toc404956685"/>
      <w:bookmarkStart w:id="27" w:name="_Toc466916151"/>
      <w:bookmarkStart w:id="28" w:name="_Toc467159039"/>
      <w:r>
        <w:t xml:space="preserve">2.1. </w:t>
      </w:r>
      <w:r w:rsidR="0083748B" w:rsidRPr="005D165D">
        <w:t>Descrição do Problema</w:t>
      </w:r>
      <w:bookmarkEnd w:id="26"/>
      <w:bookmarkEnd w:id="27"/>
      <w:bookmarkEnd w:id="28"/>
    </w:p>
    <w:p w:rsidR="00FF2269" w:rsidRPr="00FF2269" w:rsidRDefault="00926381" w:rsidP="00FF2269">
      <w:r>
        <w:rPr>
          <w:rFonts w:ascii="Arial" w:hAnsi="Arial" w:cs="Arial"/>
          <w:sz w:val="24"/>
          <w:szCs w:val="24"/>
        </w:rPr>
        <w:t xml:space="preserve">    </w:t>
      </w:r>
      <w:ins w:id="29" w:author="Silvia Helena" w:date="2017-06-19T20:10:00Z">
        <w:r w:rsidR="00845AD7">
          <w:rPr>
            <w:rFonts w:ascii="Arial" w:hAnsi="Arial" w:cs="Arial"/>
            <w:sz w:val="24"/>
            <w:szCs w:val="24"/>
          </w:rPr>
          <w:tab/>
        </w:r>
      </w:ins>
      <w:del w:id="30" w:author="Silvia Helena" w:date="2017-06-19T20:10:00Z">
        <w:r w:rsidDel="00845AD7">
          <w:rPr>
            <w:rFonts w:ascii="Arial" w:hAnsi="Arial" w:cs="Arial"/>
            <w:sz w:val="24"/>
            <w:szCs w:val="24"/>
          </w:rPr>
          <w:delText xml:space="preserve"> </w:delText>
        </w:r>
      </w:del>
      <w:r>
        <w:rPr>
          <w:rFonts w:ascii="Arial" w:hAnsi="Arial" w:cs="Arial"/>
          <w:sz w:val="24"/>
          <w:szCs w:val="24"/>
        </w:rPr>
        <w:t>É possível desenvolver um sistema que auxilie na aprendizagem?</w:t>
      </w:r>
    </w:p>
    <w:p w:rsidR="00926381" w:rsidRDefault="00926381" w:rsidP="00B473E7">
      <w:pPr>
        <w:pStyle w:val="Ttulo2"/>
      </w:pPr>
      <w:bookmarkStart w:id="31" w:name="_Toc466916152"/>
      <w:bookmarkStart w:id="32" w:name="_Toc467159040"/>
    </w:p>
    <w:p w:rsidR="008B24E2" w:rsidRPr="005D165D" w:rsidRDefault="00B473E7" w:rsidP="00B473E7">
      <w:pPr>
        <w:pStyle w:val="Ttulo2"/>
      </w:pPr>
      <w:r>
        <w:t xml:space="preserve">2.2. </w:t>
      </w:r>
      <w:r w:rsidR="008B24E2" w:rsidRPr="005D165D">
        <w:t>Objetivo do Sistema</w:t>
      </w:r>
      <w:bookmarkEnd w:id="31"/>
      <w:bookmarkEnd w:id="32"/>
    </w:p>
    <w:p w:rsidR="00B473E7" w:rsidRDefault="00B473E7" w:rsidP="00725C4E">
      <w:pPr>
        <w:pStyle w:val="Textodecomentri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FB28CC" w:rsidRDefault="008B24E2" w:rsidP="00845AD7">
      <w:pPr>
        <w:pStyle w:val="Textodecomentrio"/>
        <w:spacing w:line="360" w:lineRule="auto"/>
        <w:ind w:firstLine="708"/>
        <w:jc w:val="both"/>
        <w:rPr>
          <w:rFonts w:cs="Arial"/>
          <w:szCs w:val="24"/>
        </w:rPr>
        <w:pPrChange w:id="33" w:author="Silvia Helena" w:date="2017-06-19T20:10:00Z">
          <w:pPr>
            <w:pStyle w:val="Textodecomentrio"/>
            <w:spacing w:line="360" w:lineRule="auto"/>
            <w:jc w:val="both"/>
          </w:pPr>
        </w:pPrChange>
      </w:pPr>
      <w:r w:rsidRPr="005D165D">
        <w:rPr>
          <w:rFonts w:ascii="Arial" w:hAnsi="Arial" w:cs="Arial"/>
          <w:sz w:val="24"/>
          <w:szCs w:val="24"/>
        </w:rPr>
        <w:t>O objetivo é desenvolver um sistema que irá disponibilizar conteúdo</w:t>
      </w:r>
      <w:r w:rsidR="00926381">
        <w:rPr>
          <w:rFonts w:ascii="Arial" w:hAnsi="Arial" w:cs="Arial"/>
          <w:sz w:val="24"/>
          <w:szCs w:val="24"/>
        </w:rPr>
        <w:t>s online</w:t>
      </w:r>
      <w:r w:rsidRPr="005D165D">
        <w:rPr>
          <w:rFonts w:ascii="Arial" w:hAnsi="Arial" w:cs="Arial"/>
          <w:sz w:val="24"/>
          <w:szCs w:val="24"/>
        </w:rPr>
        <w:t xml:space="preserve"> de disciplinas</w:t>
      </w:r>
      <w:r w:rsidR="00926381">
        <w:rPr>
          <w:rFonts w:ascii="Arial" w:hAnsi="Arial" w:cs="Arial"/>
          <w:sz w:val="24"/>
          <w:szCs w:val="24"/>
        </w:rPr>
        <w:t>, alem de exercícios complementares</w:t>
      </w:r>
      <w:r w:rsidR="006C7D99">
        <w:rPr>
          <w:rFonts w:ascii="Arial" w:hAnsi="Arial" w:cs="Arial"/>
          <w:sz w:val="24"/>
          <w:szCs w:val="24"/>
        </w:rPr>
        <w:t xml:space="preserve"> e avaliações.</w:t>
      </w:r>
    </w:p>
    <w:p w:rsidR="0083748B" w:rsidRPr="005D165D" w:rsidRDefault="0083748B" w:rsidP="007B3355">
      <w:pPr>
        <w:spacing w:after="0" w:line="360" w:lineRule="auto"/>
        <w:rPr>
          <w:rFonts w:ascii="Arial" w:eastAsia="Calibri" w:hAnsi="Arial" w:cs="Arial"/>
          <w:sz w:val="24"/>
          <w:szCs w:val="24"/>
        </w:rPr>
      </w:pPr>
    </w:p>
    <w:p w:rsidR="0083748B" w:rsidRPr="005D165D" w:rsidRDefault="0083748B" w:rsidP="007B3355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:rsidR="0083748B" w:rsidRPr="00FF2269" w:rsidRDefault="0083748B" w:rsidP="00FF2269">
      <w:pPr>
        <w:pStyle w:val="Ttulo3"/>
      </w:pPr>
      <w:bookmarkStart w:id="34" w:name="_Toc466916154"/>
      <w:bookmarkStart w:id="35" w:name="_Toc467159042"/>
      <w:r w:rsidRPr="005D165D">
        <w:t>2.3.1. Usuários do Sistema</w:t>
      </w:r>
      <w:bookmarkEnd w:id="34"/>
      <w:bookmarkEnd w:id="35"/>
      <w:r w:rsidR="00E93BB6">
        <w:br/>
      </w:r>
    </w:p>
    <w:p w:rsidR="0083748B" w:rsidRPr="005D165D" w:rsidRDefault="0083748B" w:rsidP="00725C4E">
      <w:pPr>
        <w:spacing w:line="360" w:lineRule="auto"/>
        <w:ind w:firstLine="708"/>
        <w:jc w:val="both"/>
        <w:rPr>
          <w:rFonts w:ascii="Arial" w:eastAsia="Times New Roman" w:hAnsi="Arial" w:cs="Arial"/>
          <w:sz w:val="24"/>
          <w:szCs w:val="24"/>
        </w:rPr>
      </w:pPr>
      <w:r w:rsidRPr="005D165D">
        <w:rPr>
          <w:rFonts w:ascii="Arial" w:eastAsia="Times New Roman" w:hAnsi="Arial" w:cs="Arial"/>
          <w:sz w:val="24"/>
          <w:szCs w:val="24"/>
        </w:rPr>
        <w:t>Professores: Fazem a seleção dos materiais para lançar na plataforma e também elaboram todos os conteúdos para as avaliações.</w:t>
      </w:r>
    </w:p>
    <w:p w:rsidR="0083748B" w:rsidRPr="005D165D" w:rsidRDefault="0083748B" w:rsidP="00725C4E">
      <w:pPr>
        <w:spacing w:line="360" w:lineRule="auto"/>
        <w:ind w:firstLine="708"/>
        <w:jc w:val="both"/>
        <w:rPr>
          <w:rFonts w:ascii="Arial" w:eastAsia="Times New Roman" w:hAnsi="Arial" w:cs="Arial"/>
          <w:sz w:val="24"/>
          <w:szCs w:val="24"/>
        </w:rPr>
      </w:pPr>
      <w:r w:rsidRPr="005D165D">
        <w:rPr>
          <w:rFonts w:ascii="Arial" w:eastAsia="Times New Roman" w:hAnsi="Arial" w:cs="Arial"/>
          <w:sz w:val="24"/>
          <w:szCs w:val="24"/>
        </w:rPr>
        <w:t xml:space="preserve">Alunos: Os alunos terão acesso </w:t>
      </w:r>
      <w:r w:rsidR="00E35D15">
        <w:rPr>
          <w:rFonts w:ascii="Arial" w:eastAsia="Times New Roman" w:hAnsi="Arial" w:cs="Arial"/>
          <w:sz w:val="24"/>
          <w:szCs w:val="24"/>
        </w:rPr>
        <w:t>a todos os conteúdos das disciplinas incluindo avaliação.</w:t>
      </w:r>
    </w:p>
    <w:p w:rsidR="0083748B" w:rsidRPr="005D165D" w:rsidRDefault="0083748B" w:rsidP="00725C4E">
      <w:pPr>
        <w:spacing w:line="360" w:lineRule="auto"/>
        <w:ind w:firstLine="708"/>
        <w:jc w:val="both"/>
        <w:rPr>
          <w:rFonts w:ascii="Arial" w:eastAsia="Times New Roman" w:hAnsi="Arial" w:cs="Arial"/>
          <w:sz w:val="24"/>
          <w:szCs w:val="24"/>
        </w:rPr>
      </w:pPr>
      <w:r w:rsidRPr="005D165D">
        <w:rPr>
          <w:rFonts w:ascii="Arial" w:eastAsia="Times New Roman" w:hAnsi="Arial" w:cs="Arial"/>
          <w:sz w:val="24"/>
          <w:szCs w:val="24"/>
        </w:rPr>
        <w:t>Administrador: Será responsável por adicionar</w:t>
      </w:r>
      <w:r w:rsidR="00E35D15">
        <w:rPr>
          <w:rFonts w:ascii="Arial" w:eastAsia="Times New Roman" w:hAnsi="Arial" w:cs="Arial"/>
          <w:sz w:val="24"/>
          <w:szCs w:val="24"/>
        </w:rPr>
        <w:t>,</w:t>
      </w:r>
      <w:r w:rsidRPr="005D165D">
        <w:rPr>
          <w:rFonts w:ascii="Arial" w:eastAsia="Times New Roman" w:hAnsi="Arial" w:cs="Arial"/>
          <w:sz w:val="24"/>
          <w:szCs w:val="24"/>
        </w:rPr>
        <w:t xml:space="preserve"> editar e excluir </w:t>
      </w:r>
      <w:r w:rsidR="006C7D99">
        <w:rPr>
          <w:rFonts w:ascii="Arial" w:eastAsia="Times New Roman" w:hAnsi="Arial" w:cs="Arial"/>
          <w:sz w:val="24"/>
          <w:szCs w:val="24"/>
        </w:rPr>
        <w:t>a</w:t>
      </w:r>
      <w:r w:rsidRPr="005D165D">
        <w:rPr>
          <w:rFonts w:ascii="Arial" w:eastAsia="Times New Roman" w:hAnsi="Arial" w:cs="Arial"/>
          <w:sz w:val="24"/>
          <w:szCs w:val="24"/>
        </w:rPr>
        <w:t>lunos</w:t>
      </w:r>
      <w:r w:rsidR="00E35D15">
        <w:rPr>
          <w:rFonts w:ascii="Arial" w:eastAsia="Times New Roman" w:hAnsi="Arial" w:cs="Arial"/>
          <w:sz w:val="24"/>
          <w:szCs w:val="24"/>
        </w:rPr>
        <w:t xml:space="preserve"> </w:t>
      </w:r>
      <w:r w:rsidR="00784DE1">
        <w:rPr>
          <w:rFonts w:ascii="Arial" w:eastAsia="Times New Roman" w:hAnsi="Arial" w:cs="Arial"/>
          <w:sz w:val="24"/>
          <w:szCs w:val="24"/>
        </w:rPr>
        <w:t xml:space="preserve">e </w:t>
      </w:r>
      <w:r w:rsidR="00784DE1" w:rsidRPr="005D165D">
        <w:rPr>
          <w:rFonts w:ascii="Arial" w:eastAsia="Times New Roman" w:hAnsi="Arial" w:cs="Arial"/>
          <w:sz w:val="24"/>
          <w:szCs w:val="24"/>
        </w:rPr>
        <w:t>professores</w:t>
      </w:r>
      <w:r w:rsidR="00E35D15">
        <w:rPr>
          <w:rFonts w:ascii="Arial" w:eastAsia="Times New Roman" w:hAnsi="Arial" w:cs="Arial"/>
          <w:sz w:val="24"/>
          <w:szCs w:val="24"/>
        </w:rPr>
        <w:t xml:space="preserve"> do sistema e</w:t>
      </w:r>
      <w:r w:rsidR="00923F5C" w:rsidRPr="005D165D">
        <w:rPr>
          <w:rFonts w:ascii="Arial" w:eastAsia="Times New Roman" w:hAnsi="Arial" w:cs="Arial"/>
          <w:sz w:val="24"/>
          <w:szCs w:val="24"/>
        </w:rPr>
        <w:t xml:space="preserve"> </w:t>
      </w:r>
      <w:r w:rsidRPr="005D165D">
        <w:rPr>
          <w:rFonts w:ascii="Arial" w:eastAsia="Times New Roman" w:hAnsi="Arial" w:cs="Arial"/>
          <w:sz w:val="24"/>
          <w:szCs w:val="24"/>
        </w:rPr>
        <w:t>atribuir permissões aos usuários</w:t>
      </w:r>
      <w:del w:id="36" w:author="Silvia Helena" w:date="2017-06-19T20:11:00Z">
        <w:r w:rsidRPr="005D165D" w:rsidDel="00845AD7">
          <w:rPr>
            <w:rFonts w:ascii="Arial" w:eastAsia="Times New Roman" w:hAnsi="Arial" w:cs="Arial"/>
            <w:sz w:val="24"/>
            <w:szCs w:val="24"/>
          </w:rPr>
          <w:delText>)</w:delText>
        </w:r>
      </w:del>
      <w:r w:rsidRPr="005D165D">
        <w:rPr>
          <w:rFonts w:ascii="Arial" w:eastAsia="Times New Roman" w:hAnsi="Arial" w:cs="Arial"/>
          <w:sz w:val="24"/>
          <w:szCs w:val="24"/>
        </w:rPr>
        <w:t>.</w:t>
      </w:r>
    </w:p>
    <w:p w:rsidR="0083748B" w:rsidRPr="005D165D" w:rsidRDefault="0083748B" w:rsidP="00725C4E">
      <w:pPr>
        <w:spacing w:after="0"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5D165D">
        <w:rPr>
          <w:rFonts w:ascii="Arial" w:eastAsia="Arial" w:hAnsi="Arial" w:cs="Arial"/>
          <w:sz w:val="24"/>
          <w:szCs w:val="24"/>
        </w:rPr>
        <w:t>O sistema será desenvolvido tendo como foco</w:t>
      </w:r>
      <w:r w:rsidR="00E35D15">
        <w:rPr>
          <w:rFonts w:ascii="Arial" w:eastAsia="Arial" w:hAnsi="Arial" w:cs="Arial"/>
          <w:sz w:val="24"/>
          <w:szCs w:val="24"/>
        </w:rPr>
        <w:t xml:space="preserve"> disponibilizar material e avaliações</w:t>
      </w:r>
      <w:r w:rsidRPr="005D165D">
        <w:rPr>
          <w:rFonts w:ascii="Arial" w:eastAsia="Arial" w:hAnsi="Arial" w:cs="Arial"/>
          <w:sz w:val="24"/>
          <w:szCs w:val="24"/>
        </w:rPr>
        <w:t xml:space="preserve"> referentes </w:t>
      </w:r>
      <w:proofErr w:type="gramStart"/>
      <w:r w:rsidR="00E35D15">
        <w:rPr>
          <w:rFonts w:ascii="Arial" w:eastAsia="Arial" w:hAnsi="Arial" w:cs="Arial"/>
          <w:sz w:val="24"/>
          <w:szCs w:val="24"/>
        </w:rPr>
        <w:t>as</w:t>
      </w:r>
      <w:proofErr w:type="gramEnd"/>
      <w:r w:rsidR="00E35D15">
        <w:rPr>
          <w:rFonts w:ascii="Arial" w:eastAsia="Arial" w:hAnsi="Arial" w:cs="Arial"/>
          <w:sz w:val="24"/>
          <w:szCs w:val="24"/>
        </w:rPr>
        <w:t xml:space="preserve"> disciplinas e </w:t>
      </w:r>
      <w:r w:rsidRPr="005D165D">
        <w:rPr>
          <w:rFonts w:ascii="Arial" w:eastAsia="Arial" w:hAnsi="Arial" w:cs="Arial"/>
          <w:sz w:val="24"/>
          <w:szCs w:val="24"/>
        </w:rPr>
        <w:t>poderão ter acesso ao sistema para acompanhar o conteúdo colocado pelos professores</w:t>
      </w:r>
      <w:r w:rsidR="00E35D15">
        <w:rPr>
          <w:rFonts w:ascii="Arial" w:eastAsia="Arial" w:hAnsi="Arial" w:cs="Arial"/>
          <w:sz w:val="24"/>
          <w:szCs w:val="24"/>
        </w:rPr>
        <w:t xml:space="preserve">. </w:t>
      </w:r>
    </w:p>
    <w:p w:rsidR="008B24E2" w:rsidRPr="005D165D" w:rsidRDefault="008B24E2" w:rsidP="007B3355">
      <w:pPr>
        <w:spacing w:after="0"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</w:p>
    <w:p w:rsidR="008B24E2" w:rsidRPr="005D165D" w:rsidRDefault="008B24E2" w:rsidP="00B473E7">
      <w:pPr>
        <w:pStyle w:val="Ttulo3"/>
      </w:pPr>
      <w:bookmarkStart w:id="37" w:name="_Toc466916155"/>
      <w:bookmarkStart w:id="38" w:name="_Toc467159043"/>
      <w:r w:rsidRPr="005D165D">
        <w:t>2.3.2. Desenvolvedores do Sistema</w:t>
      </w:r>
      <w:bookmarkEnd w:id="37"/>
      <w:bookmarkEnd w:id="38"/>
    </w:p>
    <w:p w:rsidR="008B24E2" w:rsidRPr="005D165D" w:rsidRDefault="008B24E2" w:rsidP="007B3355">
      <w:pPr>
        <w:spacing w:after="0" w:line="360" w:lineRule="auto"/>
        <w:rPr>
          <w:rFonts w:ascii="Arial" w:eastAsia="Calibri" w:hAnsi="Arial" w:cs="Arial"/>
          <w:sz w:val="24"/>
          <w:szCs w:val="24"/>
        </w:rPr>
      </w:pPr>
    </w:p>
    <w:p w:rsidR="008B24E2" w:rsidRPr="005D165D" w:rsidRDefault="008B24E2" w:rsidP="007B3355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D165D">
        <w:rPr>
          <w:rFonts w:ascii="Arial" w:eastAsia="Arial" w:hAnsi="Arial" w:cs="Arial"/>
          <w:sz w:val="24"/>
          <w:szCs w:val="24"/>
        </w:rPr>
        <w:tab/>
        <w:t xml:space="preserve">Os desenvolvedores deste sistema serão: Jean Carlos Queiroz, Rafael de Jesus Carvalho, </w:t>
      </w:r>
      <w:r w:rsidR="007B3355" w:rsidRPr="005D165D">
        <w:rPr>
          <w:rFonts w:ascii="Arial" w:eastAsia="Arial" w:hAnsi="Arial" w:cs="Arial"/>
          <w:sz w:val="24"/>
          <w:szCs w:val="24"/>
        </w:rPr>
        <w:t>Laís</w:t>
      </w:r>
      <w:r w:rsidRPr="005D165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D165D">
        <w:rPr>
          <w:rFonts w:ascii="Arial" w:eastAsia="Arial" w:hAnsi="Arial" w:cs="Arial"/>
          <w:sz w:val="24"/>
          <w:szCs w:val="24"/>
        </w:rPr>
        <w:t>Franciele</w:t>
      </w:r>
      <w:proofErr w:type="spellEnd"/>
      <w:r w:rsidRPr="005D165D">
        <w:rPr>
          <w:rFonts w:ascii="Arial" w:eastAsia="Arial" w:hAnsi="Arial" w:cs="Arial"/>
          <w:sz w:val="24"/>
          <w:szCs w:val="24"/>
        </w:rPr>
        <w:t xml:space="preserve"> de Oliveira Martins. Daniele dos Santos e Mario Akio</w:t>
      </w:r>
      <w:r w:rsidR="00870ED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870ED4">
        <w:rPr>
          <w:rFonts w:ascii="Arial" w:eastAsia="Arial" w:hAnsi="Arial" w:cs="Arial"/>
          <w:sz w:val="24"/>
          <w:szCs w:val="24"/>
        </w:rPr>
        <w:t>Hassimoto</w:t>
      </w:r>
      <w:proofErr w:type="spellEnd"/>
      <w:r w:rsidR="00E35D15">
        <w:rPr>
          <w:rFonts w:ascii="Arial" w:eastAsia="Arial" w:hAnsi="Arial" w:cs="Arial"/>
          <w:sz w:val="24"/>
          <w:szCs w:val="24"/>
        </w:rPr>
        <w:t xml:space="preserve">, alunos do curso de </w:t>
      </w:r>
      <w:ins w:id="39" w:author="Silvia Helena" w:date="2017-06-19T20:11:00Z">
        <w:r w:rsidR="00845AD7">
          <w:rPr>
            <w:rFonts w:ascii="Arial" w:eastAsia="Arial" w:hAnsi="Arial" w:cs="Arial"/>
            <w:sz w:val="24"/>
            <w:szCs w:val="24"/>
          </w:rPr>
          <w:t>A</w:t>
        </w:r>
      </w:ins>
      <w:del w:id="40" w:author="Silvia Helena" w:date="2017-06-19T20:11:00Z">
        <w:r w:rsidR="00E35D15" w:rsidDel="00845AD7">
          <w:rPr>
            <w:rFonts w:ascii="Arial" w:eastAsia="Arial" w:hAnsi="Arial" w:cs="Arial"/>
            <w:sz w:val="24"/>
            <w:szCs w:val="24"/>
          </w:rPr>
          <w:delText>a</w:delText>
        </w:r>
      </w:del>
      <w:r w:rsidR="00E35D15">
        <w:rPr>
          <w:rFonts w:ascii="Arial" w:eastAsia="Arial" w:hAnsi="Arial" w:cs="Arial"/>
          <w:sz w:val="24"/>
          <w:szCs w:val="24"/>
        </w:rPr>
        <w:t xml:space="preserve">nalise e </w:t>
      </w:r>
      <w:ins w:id="41" w:author="Silvia Helena" w:date="2017-06-19T20:11:00Z">
        <w:r w:rsidR="00845AD7">
          <w:rPr>
            <w:rFonts w:ascii="Arial" w:eastAsia="Arial" w:hAnsi="Arial" w:cs="Arial"/>
            <w:sz w:val="24"/>
            <w:szCs w:val="24"/>
          </w:rPr>
          <w:t>D</w:t>
        </w:r>
      </w:ins>
      <w:del w:id="42" w:author="Silvia Helena" w:date="2017-06-19T20:11:00Z">
        <w:r w:rsidR="00E35D15" w:rsidDel="00845AD7">
          <w:rPr>
            <w:rFonts w:ascii="Arial" w:eastAsia="Arial" w:hAnsi="Arial" w:cs="Arial"/>
            <w:sz w:val="24"/>
            <w:szCs w:val="24"/>
          </w:rPr>
          <w:delText>d</w:delText>
        </w:r>
      </w:del>
      <w:r w:rsidR="00E35D15">
        <w:rPr>
          <w:rFonts w:ascii="Arial" w:eastAsia="Arial" w:hAnsi="Arial" w:cs="Arial"/>
          <w:sz w:val="24"/>
          <w:szCs w:val="24"/>
        </w:rPr>
        <w:t xml:space="preserve">esenvolvimento de </w:t>
      </w:r>
      <w:ins w:id="43" w:author="Silvia Helena" w:date="2017-06-19T20:12:00Z">
        <w:r w:rsidR="00845AD7">
          <w:rPr>
            <w:rFonts w:ascii="Arial" w:eastAsia="Arial" w:hAnsi="Arial" w:cs="Arial"/>
            <w:sz w:val="24"/>
            <w:szCs w:val="24"/>
          </w:rPr>
          <w:t>S</w:t>
        </w:r>
      </w:ins>
      <w:del w:id="44" w:author="Silvia Helena" w:date="2017-06-19T20:12:00Z">
        <w:r w:rsidR="00E35D15" w:rsidDel="00845AD7">
          <w:rPr>
            <w:rFonts w:ascii="Arial" w:eastAsia="Arial" w:hAnsi="Arial" w:cs="Arial"/>
            <w:sz w:val="24"/>
            <w:szCs w:val="24"/>
          </w:rPr>
          <w:delText>s</w:delText>
        </w:r>
      </w:del>
      <w:r w:rsidR="00E35D15">
        <w:rPr>
          <w:rFonts w:ascii="Arial" w:eastAsia="Arial" w:hAnsi="Arial" w:cs="Arial"/>
          <w:sz w:val="24"/>
          <w:szCs w:val="24"/>
        </w:rPr>
        <w:t>istemas da Fatec Ourinhos.</w:t>
      </w:r>
    </w:p>
    <w:p w:rsidR="00FF2269" w:rsidRPr="00FF2269" w:rsidRDefault="00FF2269" w:rsidP="00FF2269"/>
    <w:p w:rsidR="008B24E2" w:rsidRPr="005D165D" w:rsidRDefault="008B24E2" w:rsidP="00B473E7">
      <w:pPr>
        <w:pStyle w:val="Ttulo2"/>
      </w:pPr>
      <w:bookmarkStart w:id="45" w:name="_Toc466916156"/>
      <w:bookmarkStart w:id="46" w:name="_Toc467159044"/>
      <w:r w:rsidRPr="005D165D">
        <w:t>2.4. Regras de Negócio</w:t>
      </w:r>
      <w:bookmarkEnd w:id="45"/>
      <w:bookmarkEnd w:id="46"/>
    </w:p>
    <w:p w:rsidR="008B24E2" w:rsidRPr="005D165D" w:rsidRDefault="008B24E2" w:rsidP="007B3355">
      <w:pPr>
        <w:spacing w:after="0" w:line="360" w:lineRule="auto"/>
        <w:rPr>
          <w:rFonts w:ascii="Arial" w:eastAsia="Calibri" w:hAnsi="Arial" w:cs="Arial"/>
          <w:sz w:val="24"/>
          <w:szCs w:val="24"/>
        </w:rPr>
      </w:pPr>
    </w:p>
    <w:p w:rsidR="00FB28CC" w:rsidRDefault="008B24E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D165D">
        <w:rPr>
          <w:rFonts w:ascii="Arial" w:eastAsia="Arial" w:hAnsi="Arial" w:cs="Arial"/>
          <w:sz w:val="24"/>
          <w:szCs w:val="24"/>
        </w:rPr>
        <w:tab/>
        <w:t>O projeto tem como meta atingir apenas alunos do ensino médio, ser de simples acesso, não possuir custo, com banco de dados e com o devido tratamento de erros durante execução.</w:t>
      </w:r>
    </w:p>
    <w:p w:rsidR="007836FE" w:rsidRDefault="007836FE">
      <w:pPr>
        <w:rPr>
          <w:rFonts w:ascii="Arial" w:eastAsiaTheme="majorEastAsia" w:hAnsi="Arial" w:cstheme="majorBidi"/>
          <w:b/>
          <w:sz w:val="24"/>
          <w:szCs w:val="32"/>
        </w:rPr>
      </w:pPr>
      <w:bookmarkStart w:id="47" w:name="_Toc466916157"/>
      <w:bookmarkStart w:id="48" w:name="_Toc467159045"/>
    </w:p>
    <w:p w:rsidR="00845AD7" w:rsidRDefault="00845AD7">
      <w:pPr>
        <w:rPr>
          <w:ins w:id="49" w:author="Silvia Helena" w:date="2017-06-19T20:12:00Z"/>
          <w:rFonts w:ascii="Arial" w:eastAsiaTheme="majorEastAsia" w:hAnsi="Arial" w:cstheme="majorBidi"/>
          <w:b/>
          <w:sz w:val="24"/>
          <w:szCs w:val="32"/>
        </w:rPr>
      </w:pPr>
      <w:ins w:id="50" w:author="Silvia Helena" w:date="2017-06-19T20:12:00Z">
        <w:r>
          <w:br w:type="page"/>
        </w:r>
      </w:ins>
    </w:p>
    <w:p w:rsidR="008B24E2" w:rsidRDefault="008B24E2" w:rsidP="00FB6337">
      <w:pPr>
        <w:pStyle w:val="Ttulo1"/>
      </w:pPr>
      <w:r w:rsidRPr="005D165D">
        <w:lastRenderedPageBreak/>
        <w:t xml:space="preserve">3. </w:t>
      </w:r>
      <w:bookmarkEnd w:id="47"/>
      <w:r w:rsidR="00FB6337">
        <w:t>REQUISITOS DO SISTEMA</w:t>
      </w:r>
      <w:bookmarkEnd w:id="48"/>
    </w:p>
    <w:p w:rsidR="00FF2269" w:rsidRPr="00FF2269" w:rsidRDefault="00FF2269" w:rsidP="00FF2269"/>
    <w:p w:rsidR="008B24E2" w:rsidRDefault="00A24F0A" w:rsidP="00EB74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5D165D">
        <w:rPr>
          <w:rFonts w:ascii="Arial" w:hAnsi="Arial" w:cs="Arial"/>
          <w:sz w:val="24"/>
          <w:szCs w:val="24"/>
        </w:rPr>
        <w:t xml:space="preserve">Os requisitos do sistema descrevem de forma mais detalhada as funções, serviços e restrições operacionais do </w:t>
      </w:r>
      <w:r w:rsidRPr="005D165D">
        <w:rPr>
          <w:rFonts w:ascii="Arial" w:hAnsi="Arial" w:cs="Arial"/>
          <w:i/>
          <w:sz w:val="24"/>
          <w:szCs w:val="24"/>
        </w:rPr>
        <w:t>software</w:t>
      </w:r>
      <w:r w:rsidRPr="005D165D">
        <w:rPr>
          <w:rFonts w:ascii="Arial" w:hAnsi="Arial" w:cs="Arial"/>
          <w:sz w:val="24"/>
          <w:szCs w:val="24"/>
        </w:rPr>
        <w:t xml:space="preserve">. Estes são frequentemente classificados em funcionais e não </w:t>
      </w:r>
      <w:r w:rsidR="007B3355" w:rsidRPr="005D165D">
        <w:rPr>
          <w:rFonts w:ascii="Arial" w:hAnsi="Arial" w:cs="Arial"/>
          <w:sz w:val="24"/>
          <w:szCs w:val="24"/>
        </w:rPr>
        <w:t>funcionais</w:t>
      </w:r>
      <w:del w:id="51" w:author="Silvia Helena" w:date="2017-06-19T20:12:00Z">
        <w:r w:rsidR="007B3355" w:rsidRPr="005D165D" w:rsidDel="009533D6">
          <w:rPr>
            <w:rFonts w:ascii="Arial" w:hAnsi="Arial" w:cs="Arial"/>
            <w:sz w:val="24"/>
            <w:szCs w:val="24"/>
          </w:rPr>
          <w:delText>.</w:delText>
        </w:r>
      </w:del>
      <w:r w:rsidR="007B3355" w:rsidRPr="005D165D">
        <w:rPr>
          <w:rFonts w:ascii="Arial" w:hAnsi="Arial" w:cs="Arial"/>
          <w:sz w:val="24"/>
          <w:szCs w:val="24"/>
        </w:rPr>
        <w:t xml:space="preserve"> </w:t>
      </w:r>
      <w:sdt>
        <w:sdtPr>
          <w:rPr>
            <w:rFonts w:ascii="Arial" w:hAnsi="Arial" w:cs="Arial"/>
            <w:sz w:val="24"/>
            <w:szCs w:val="24"/>
          </w:rPr>
          <w:id w:val="1987273371"/>
          <w:citation/>
        </w:sdtPr>
        <w:sdtContent>
          <w:r w:rsidR="001C24AB" w:rsidRPr="005D165D">
            <w:rPr>
              <w:rFonts w:ascii="Arial" w:hAnsi="Arial" w:cs="Arial"/>
              <w:sz w:val="24"/>
              <w:szCs w:val="24"/>
            </w:rPr>
            <w:fldChar w:fldCharType="begin"/>
          </w:r>
          <w:r w:rsidRPr="005D165D">
            <w:rPr>
              <w:rFonts w:ascii="Arial" w:hAnsi="Arial" w:cs="Arial"/>
              <w:sz w:val="24"/>
              <w:szCs w:val="24"/>
            </w:rPr>
            <w:instrText xml:space="preserve"> CITATION Som11 \l 1046 </w:instrText>
          </w:r>
          <w:r w:rsidR="001C24AB" w:rsidRPr="005D165D">
            <w:rPr>
              <w:rFonts w:ascii="Arial" w:hAnsi="Arial" w:cs="Arial"/>
              <w:sz w:val="24"/>
              <w:szCs w:val="24"/>
            </w:rPr>
            <w:fldChar w:fldCharType="separate"/>
          </w:r>
          <w:r w:rsidRPr="005D165D">
            <w:rPr>
              <w:rFonts w:ascii="Arial" w:hAnsi="Arial" w:cs="Arial"/>
              <w:noProof/>
              <w:sz w:val="24"/>
              <w:szCs w:val="24"/>
            </w:rPr>
            <w:t xml:space="preserve"> (SOMMERVILLE, 2011)</w:t>
          </w:r>
          <w:r w:rsidR="001C24AB" w:rsidRPr="005D165D">
            <w:rPr>
              <w:rFonts w:ascii="Arial" w:hAnsi="Arial" w:cs="Arial"/>
              <w:sz w:val="24"/>
              <w:szCs w:val="24"/>
            </w:rPr>
            <w:fldChar w:fldCharType="end"/>
          </w:r>
        </w:sdtContent>
      </w:sdt>
      <w:r w:rsidRPr="005D165D">
        <w:rPr>
          <w:rFonts w:ascii="Arial" w:hAnsi="Arial" w:cs="Arial"/>
          <w:sz w:val="24"/>
          <w:szCs w:val="24"/>
        </w:rPr>
        <w:t>.</w:t>
      </w:r>
    </w:p>
    <w:p w:rsidR="00EB74EA" w:rsidRPr="00EB74EA" w:rsidRDefault="00EB74EA" w:rsidP="00EB74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8B24E2" w:rsidRDefault="008B24E2" w:rsidP="00B473E7">
      <w:pPr>
        <w:pStyle w:val="Ttulo2"/>
      </w:pPr>
      <w:bookmarkStart w:id="52" w:name="_Toc404956691"/>
      <w:bookmarkStart w:id="53" w:name="_Toc466916158"/>
      <w:bookmarkStart w:id="54" w:name="_Toc467159046"/>
      <w:r w:rsidRPr="005D165D">
        <w:t>3.1 Requisitos Funcionais</w:t>
      </w:r>
      <w:bookmarkEnd w:id="52"/>
      <w:bookmarkEnd w:id="53"/>
      <w:bookmarkEnd w:id="54"/>
      <w:r w:rsidRPr="005D165D">
        <w:t xml:space="preserve"> </w:t>
      </w:r>
    </w:p>
    <w:p w:rsidR="00B473E7" w:rsidRPr="00B473E7" w:rsidRDefault="00B473E7" w:rsidP="00B473E7"/>
    <w:p w:rsidR="00A24F0A" w:rsidRPr="005D165D" w:rsidRDefault="00A24F0A" w:rsidP="00E93BB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5D165D">
        <w:rPr>
          <w:rFonts w:ascii="Arial" w:hAnsi="Arial" w:cs="Arial"/>
          <w:sz w:val="24"/>
          <w:szCs w:val="24"/>
        </w:rPr>
        <w:t>Para auxiliar a identificação dos requisitos funcionais do sistema, a referência é feita da seguinte forma:</w:t>
      </w:r>
    </w:p>
    <w:p w:rsidR="00A24F0A" w:rsidRPr="005D165D" w:rsidRDefault="00A24F0A" w:rsidP="007B335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m:oMath>
        <m:r>
          <w:rPr>
            <w:rFonts w:ascii="Cambria Math" w:hAnsi="Arial" w:cs="Arial"/>
            <w:sz w:val="24"/>
            <w:szCs w:val="24"/>
          </w:rPr>
          <m:t>[</m:t>
        </m:r>
        <m:r>
          <m:rPr>
            <m:nor/>
          </m:rPr>
          <w:rPr>
            <w:rFonts w:ascii="Arial" w:hAnsi="Arial" w:cs="Arial"/>
            <w:i/>
            <w:sz w:val="24"/>
            <w:szCs w:val="24"/>
          </w:rPr>
          <m:t>sigla do requisito funcional| numeração] - &lt;requisito funcional&gt;</m:t>
        </m:r>
      </m:oMath>
      <w:r w:rsidRPr="005D165D">
        <w:rPr>
          <w:rFonts w:ascii="Arial" w:hAnsi="Arial" w:cs="Arial"/>
          <w:i/>
          <w:sz w:val="24"/>
          <w:szCs w:val="24"/>
        </w:rPr>
        <w:t>.</w:t>
      </w:r>
    </w:p>
    <w:p w:rsidR="00A24F0A" w:rsidRPr="005D165D" w:rsidRDefault="00A24F0A" w:rsidP="00725C4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D165D">
        <w:rPr>
          <w:rFonts w:ascii="Arial" w:hAnsi="Arial" w:cs="Arial"/>
          <w:sz w:val="24"/>
          <w:szCs w:val="24"/>
        </w:rPr>
        <w:tab/>
      </w:r>
    </w:p>
    <w:p w:rsidR="00A24F0A" w:rsidRDefault="00A24F0A" w:rsidP="00B473E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D165D">
        <w:rPr>
          <w:rFonts w:ascii="Arial" w:hAnsi="Arial" w:cs="Arial"/>
          <w:sz w:val="24"/>
          <w:szCs w:val="24"/>
        </w:rPr>
        <w:tab/>
        <w:t>Os dados marcados com * (asterisco</w:t>
      </w:r>
      <w:proofErr w:type="gramStart"/>
      <w:r w:rsidRPr="005D165D">
        <w:rPr>
          <w:rFonts w:ascii="Arial" w:hAnsi="Arial" w:cs="Arial"/>
          <w:sz w:val="24"/>
          <w:szCs w:val="24"/>
        </w:rPr>
        <w:t>)</w:t>
      </w:r>
      <w:proofErr w:type="gramEnd"/>
      <w:r w:rsidRPr="005D165D">
        <w:rPr>
          <w:rFonts w:ascii="Arial" w:hAnsi="Arial" w:cs="Arial"/>
          <w:sz w:val="24"/>
          <w:szCs w:val="24"/>
        </w:rPr>
        <w:tab/>
        <w:t>são campo</w:t>
      </w:r>
      <w:bookmarkStart w:id="55" w:name="_Toc404956692"/>
      <w:r w:rsidR="00B473E7">
        <w:rPr>
          <w:rFonts w:ascii="Arial" w:hAnsi="Arial" w:cs="Arial"/>
          <w:sz w:val="24"/>
          <w:szCs w:val="24"/>
        </w:rPr>
        <w:t>s de preenchimento obrigatório.</w:t>
      </w:r>
    </w:p>
    <w:p w:rsidR="00B473E7" w:rsidRPr="00B473E7" w:rsidRDefault="00B473E7" w:rsidP="00B473E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A24F0A" w:rsidRPr="00B473E7" w:rsidRDefault="00870C72" w:rsidP="00B473E7">
      <w:pPr>
        <w:pStyle w:val="Ttulo3"/>
      </w:pPr>
      <w:bookmarkStart w:id="56" w:name="_Toc466916159"/>
      <w:bookmarkStart w:id="57" w:name="_Toc467159047"/>
      <w:r w:rsidRPr="00B473E7">
        <w:t>[RF01]</w:t>
      </w:r>
      <w:r w:rsidR="00A24F0A" w:rsidRPr="00B473E7">
        <w:t xml:space="preserve"> Cadastrar Usuário</w:t>
      </w:r>
      <w:bookmarkEnd w:id="55"/>
      <w:bookmarkEnd w:id="56"/>
      <w:bookmarkEnd w:id="57"/>
    </w:p>
    <w:p w:rsidR="00A24F0A" w:rsidRPr="005D165D" w:rsidRDefault="00A24F0A" w:rsidP="001A6AB8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  <w:pPrChange w:id="58" w:author="Silvia Helena" w:date="2017-06-19T20:16:00Z">
          <w:pPr>
            <w:spacing w:line="360" w:lineRule="auto"/>
            <w:jc w:val="both"/>
          </w:pPr>
        </w:pPrChange>
      </w:pPr>
      <w:commentRangeStart w:id="59"/>
      <w:r w:rsidRPr="005D165D">
        <w:rPr>
          <w:rFonts w:ascii="Arial" w:hAnsi="Arial" w:cs="Arial"/>
          <w:sz w:val="24"/>
          <w:szCs w:val="24"/>
        </w:rPr>
        <w:t>1.1</w:t>
      </w:r>
      <w:commentRangeEnd w:id="59"/>
      <w:r w:rsidR="00016D08">
        <w:rPr>
          <w:rStyle w:val="Refdecomentrio"/>
          <w:lang w:eastAsia="pt-BR"/>
        </w:rPr>
        <w:commentReference w:id="59"/>
      </w:r>
      <w:r w:rsidRPr="005D165D">
        <w:rPr>
          <w:rFonts w:ascii="Arial" w:hAnsi="Arial" w:cs="Arial"/>
          <w:sz w:val="24"/>
          <w:szCs w:val="24"/>
        </w:rPr>
        <w:t xml:space="preserve"> O sistema deverá permitir ao administrador geral cadastrar</w:t>
      </w:r>
      <w:r w:rsidR="003674C8">
        <w:rPr>
          <w:rFonts w:ascii="Arial" w:hAnsi="Arial" w:cs="Arial"/>
          <w:sz w:val="24"/>
          <w:szCs w:val="24"/>
        </w:rPr>
        <w:t>, alterar</w:t>
      </w:r>
      <w:r w:rsidR="00D9141B">
        <w:rPr>
          <w:rFonts w:ascii="Arial" w:hAnsi="Arial" w:cs="Arial"/>
          <w:sz w:val="24"/>
          <w:szCs w:val="24"/>
        </w:rPr>
        <w:t xml:space="preserve"> </w:t>
      </w:r>
      <w:r w:rsidRPr="005D165D">
        <w:rPr>
          <w:rFonts w:ascii="Arial" w:hAnsi="Arial" w:cs="Arial"/>
          <w:sz w:val="24"/>
          <w:szCs w:val="24"/>
        </w:rPr>
        <w:t>ou excluir todas as informações necessárias para o cadastro de usuário.</w:t>
      </w:r>
    </w:p>
    <w:p w:rsidR="00A24F0A" w:rsidRPr="005D165D" w:rsidRDefault="00A24F0A" w:rsidP="001A6AB8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  <w:pPrChange w:id="60" w:author="Silvia Helena" w:date="2017-06-19T20:16:00Z">
          <w:pPr>
            <w:spacing w:line="360" w:lineRule="auto"/>
            <w:jc w:val="both"/>
          </w:pPr>
        </w:pPrChange>
      </w:pPr>
      <w:r w:rsidRPr="005D165D">
        <w:rPr>
          <w:rFonts w:ascii="Arial" w:hAnsi="Arial" w:cs="Arial"/>
          <w:sz w:val="24"/>
          <w:szCs w:val="24"/>
        </w:rPr>
        <w:t xml:space="preserve">1.2 O sistema deve permitir o cadastro de usuários com os seguintes dados: nome completo*, email*, </w:t>
      </w:r>
      <w:proofErr w:type="spellStart"/>
      <w:r w:rsidR="00E93BB6">
        <w:rPr>
          <w:rFonts w:ascii="Arial" w:hAnsi="Arial" w:cs="Arial"/>
          <w:sz w:val="24"/>
          <w:szCs w:val="24"/>
        </w:rPr>
        <w:t>login</w:t>
      </w:r>
      <w:proofErr w:type="spellEnd"/>
      <w:r w:rsidR="00E93BB6">
        <w:rPr>
          <w:rFonts w:ascii="Arial" w:hAnsi="Arial" w:cs="Arial"/>
          <w:sz w:val="24"/>
          <w:szCs w:val="24"/>
        </w:rPr>
        <w:t xml:space="preserve">*, </w:t>
      </w:r>
      <w:r w:rsidRPr="005D165D">
        <w:rPr>
          <w:rFonts w:ascii="Arial" w:hAnsi="Arial" w:cs="Arial"/>
          <w:sz w:val="24"/>
          <w:szCs w:val="24"/>
        </w:rPr>
        <w:t>senha *.</w:t>
      </w:r>
    </w:p>
    <w:p w:rsidR="00683E3C" w:rsidRDefault="00A24F0A" w:rsidP="00725C4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D165D">
        <w:rPr>
          <w:rFonts w:ascii="Arial" w:hAnsi="Arial" w:cs="Arial"/>
          <w:sz w:val="24"/>
          <w:szCs w:val="24"/>
        </w:rPr>
        <w:t xml:space="preserve">1.3 </w:t>
      </w:r>
      <w:r w:rsidR="00E93BB6">
        <w:rPr>
          <w:rFonts w:ascii="Arial" w:hAnsi="Arial" w:cs="Arial"/>
          <w:sz w:val="24"/>
          <w:szCs w:val="24"/>
        </w:rPr>
        <w:t>O sistema irá conter tipos de usuários (administrador, professor, aluno).</w:t>
      </w:r>
    </w:p>
    <w:p w:rsidR="00725C4E" w:rsidRDefault="00952525" w:rsidP="007B335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1.4 Quando o usuário se cadastra no sistema deverá conter </w:t>
      </w:r>
      <w:proofErr w:type="gramStart"/>
      <w:r>
        <w:rPr>
          <w:rFonts w:ascii="Arial" w:hAnsi="Arial" w:cs="Arial"/>
          <w:sz w:val="24"/>
          <w:szCs w:val="24"/>
        </w:rPr>
        <w:t>2</w:t>
      </w:r>
      <w:proofErr w:type="gramEnd"/>
      <w:r>
        <w:rPr>
          <w:rFonts w:ascii="Arial" w:hAnsi="Arial" w:cs="Arial"/>
          <w:sz w:val="24"/>
          <w:szCs w:val="24"/>
        </w:rPr>
        <w:t xml:space="preserve"> níveis de acesso para seleção (professor, aluno). Caso o usuário selecione professor, será emitido para o(s) </w:t>
      </w:r>
      <w:proofErr w:type="gramStart"/>
      <w:r>
        <w:rPr>
          <w:rFonts w:ascii="Arial" w:hAnsi="Arial" w:cs="Arial"/>
          <w:sz w:val="24"/>
          <w:szCs w:val="24"/>
        </w:rPr>
        <w:t>administrador(</w:t>
      </w:r>
      <w:proofErr w:type="spellStart"/>
      <w:proofErr w:type="gramEnd"/>
      <w:r>
        <w:rPr>
          <w:rFonts w:ascii="Arial" w:hAnsi="Arial" w:cs="Arial"/>
          <w:sz w:val="24"/>
          <w:szCs w:val="24"/>
        </w:rPr>
        <w:t>es</w:t>
      </w:r>
      <w:proofErr w:type="spellEnd"/>
      <w:r>
        <w:rPr>
          <w:rFonts w:ascii="Arial" w:hAnsi="Arial" w:cs="Arial"/>
          <w:sz w:val="24"/>
          <w:szCs w:val="24"/>
        </w:rPr>
        <w:t>) do sistema uma notificação de aprovação do usuário professor.</w:t>
      </w:r>
    </w:p>
    <w:p w:rsidR="00952525" w:rsidRDefault="00952525" w:rsidP="007B335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266AD4" w:rsidRPr="005D165D" w:rsidRDefault="00266AD4" w:rsidP="00B473E7">
      <w:pPr>
        <w:pStyle w:val="Ttulo3"/>
      </w:pPr>
      <w:bookmarkStart w:id="61" w:name="_Toc466916160"/>
      <w:bookmarkStart w:id="62" w:name="_Toc467159048"/>
      <w:r>
        <w:lastRenderedPageBreak/>
        <w:t>[RF02</w:t>
      </w:r>
      <w:r w:rsidRPr="005D165D">
        <w:t xml:space="preserve">] Efetuar </w:t>
      </w:r>
      <w:proofErr w:type="spellStart"/>
      <w:r w:rsidRPr="005D165D">
        <w:t>login</w:t>
      </w:r>
      <w:bookmarkEnd w:id="61"/>
      <w:bookmarkEnd w:id="62"/>
      <w:proofErr w:type="spellEnd"/>
    </w:p>
    <w:p w:rsidR="00266AD4" w:rsidRPr="005D165D" w:rsidRDefault="00636939" w:rsidP="00725C4E">
      <w:pPr>
        <w:spacing w:after="0" w:line="360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ab/>
        <w:t>2</w:t>
      </w:r>
      <w:r w:rsidR="0074265E">
        <w:rPr>
          <w:rFonts w:ascii="Arial" w:eastAsia="Calibri" w:hAnsi="Arial" w:cs="Arial"/>
          <w:sz w:val="24"/>
          <w:szCs w:val="24"/>
        </w:rPr>
        <w:t>.1</w:t>
      </w:r>
      <w:r w:rsidR="003674C8">
        <w:rPr>
          <w:rFonts w:ascii="Arial" w:eastAsia="Calibri" w:hAnsi="Arial" w:cs="Arial"/>
          <w:sz w:val="24"/>
          <w:szCs w:val="24"/>
        </w:rPr>
        <w:t xml:space="preserve"> </w:t>
      </w:r>
      <w:r w:rsidR="00266AD4" w:rsidRPr="005D165D">
        <w:rPr>
          <w:rFonts w:ascii="Arial" w:eastAsia="Calibri" w:hAnsi="Arial" w:cs="Arial"/>
          <w:sz w:val="24"/>
          <w:szCs w:val="24"/>
        </w:rPr>
        <w:t xml:space="preserve">O sistema deverá permitir que o usuário </w:t>
      </w:r>
      <w:r w:rsidR="00952525">
        <w:rPr>
          <w:rFonts w:ascii="Arial" w:eastAsia="Calibri" w:hAnsi="Arial" w:cs="Arial"/>
          <w:sz w:val="24"/>
          <w:szCs w:val="24"/>
        </w:rPr>
        <w:t xml:space="preserve">se </w:t>
      </w:r>
      <w:proofErr w:type="gramStart"/>
      <w:r w:rsidR="00952525">
        <w:rPr>
          <w:rFonts w:ascii="Arial" w:eastAsia="Calibri" w:hAnsi="Arial" w:cs="Arial"/>
          <w:sz w:val="24"/>
          <w:szCs w:val="24"/>
        </w:rPr>
        <w:t>conecte</w:t>
      </w:r>
      <w:proofErr w:type="gramEnd"/>
      <w:r w:rsidR="00952525">
        <w:rPr>
          <w:rFonts w:ascii="Arial" w:eastAsia="Calibri" w:hAnsi="Arial" w:cs="Arial"/>
          <w:sz w:val="24"/>
          <w:szCs w:val="24"/>
        </w:rPr>
        <w:t xml:space="preserve"> ao sistema. Para se conectar é necessário </w:t>
      </w:r>
      <w:proofErr w:type="spellStart"/>
      <w:r w:rsidR="00952525">
        <w:rPr>
          <w:rFonts w:ascii="Arial" w:eastAsia="Calibri" w:hAnsi="Arial" w:cs="Arial"/>
          <w:sz w:val="24"/>
          <w:szCs w:val="24"/>
        </w:rPr>
        <w:t>login</w:t>
      </w:r>
      <w:proofErr w:type="spellEnd"/>
      <w:r w:rsidR="00952525">
        <w:rPr>
          <w:rFonts w:ascii="Arial" w:eastAsia="Calibri" w:hAnsi="Arial" w:cs="Arial"/>
          <w:sz w:val="24"/>
          <w:szCs w:val="24"/>
        </w:rPr>
        <w:t xml:space="preserve"> e senha do usuário.</w:t>
      </w:r>
    </w:p>
    <w:p w:rsidR="00266AD4" w:rsidRPr="005D165D" w:rsidRDefault="00636939" w:rsidP="00952525">
      <w:pPr>
        <w:spacing w:after="0" w:line="360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ab/>
        <w:t>2</w:t>
      </w:r>
      <w:r w:rsidR="00266AD4" w:rsidRPr="005D165D">
        <w:rPr>
          <w:rFonts w:ascii="Arial" w:eastAsia="Calibri" w:hAnsi="Arial" w:cs="Arial"/>
          <w:sz w:val="24"/>
          <w:szCs w:val="24"/>
        </w:rPr>
        <w:t xml:space="preserve">.2 </w:t>
      </w:r>
      <w:r w:rsidR="003674C8">
        <w:rPr>
          <w:rFonts w:ascii="Arial" w:eastAsia="Calibri" w:hAnsi="Arial" w:cs="Arial"/>
          <w:sz w:val="24"/>
          <w:szCs w:val="24"/>
        </w:rPr>
        <w:t>Todos os</w:t>
      </w:r>
      <w:r w:rsidR="00266AD4" w:rsidRPr="005D165D">
        <w:rPr>
          <w:rFonts w:ascii="Arial" w:eastAsia="Calibri" w:hAnsi="Arial" w:cs="Arial"/>
          <w:sz w:val="24"/>
          <w:szCs w:val="24"/>
        </w:rPr>
        <w:t xml:space="preserve"> usuário</w:t>
      </w:r>
      <w:r w:rsidR="003674C8">
        <w:rPr>
          <w:rFonts w:ascii="Arial" w:eastAsia="Calibri" w:hAnsi="Arial" w:cs="Arial"/>
          <w:sz w:val="24"/>
          <w:szCs w:val="24"/>
        </w:rPr>
        <w:t>s</w:t>
      </w:r>
      <w:r w:rsidR="00266AD4" w:rsidRPr="005D165D">
        <w:rPr>
          <w:rFonts w:ascii="Arial" w:eastAsia="Calibri" w:hAnsi="Arial" w:cs="Arial"/>
          <w:sz w:val="24"/>
          <w:szCs w:val="24"/>
        </w:rPr>
        <w:t xml:space="preserve"> </w:t>
      </w:r>
      <w:r w:rsidR="003674C8">
        <w:rPr>
          <w:rFonts w:ascii="Arial" w:eastAsia="Calibri" w:hAnsi="Arial" w:cs="Arial"/>
          <w:sz w:val="24"/>
          <w:szCs w:val="24"/>
        </w:rPr>
        <w:t>poderão</w:t>
      </w:r>
      <w:r w:rsidR="0074265E">
        <w:rPr>
          <w:rFonts w:ascii="Arial" w:eastAsia="Calibri" w:hAnsi="Arial" w:cs="Arial"/>
          <w:sz w:val="24"/>
          <w:szCs w:val="24"/>
        </w:rPr>
        <w:t xml:space="preserve"> </w:t>
      </w:r>
      <w:r w:rsidR="00266AD4" w:rsidRPr="005D165D">
        <w:rPr>
          <w:rFonts w:ascii="Arial" w:eastAsia="Calibri" w:hAnsi="Arial" w:cs="Arial"/>
          <w:sz w:val="24"/>
          <w:szCs w:val="24"/>
        </w:rPr>
        <w:t>alterar sua senha.</w:t>
      </w:r>
    </w:p>
    <w:p w:rsidR="00266AD4" w:rsidRPr="005D165D" w:rsidRDefault="00636939" w:rsidP="00725C4E">
      <w:pPr>
        <w:spacing w:after="0" w:line="360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ab/>
        <w:t>2</w:t>
      </w:r>
      <w:r w:rsidR="00952525">
        <w:rPr>
          <w:rFonts w:ascii="Arial" w:eastAsia="Calibri" w:hAnsi="Arial" w:cs="Arial"/>
          <w:sz w:val="24"/>
          <w:szCs w:val="24"/>
        </w:rPr>
        <w:t>.3</w:t>
      </w:r>
      <w:r w:rsidR="00266AD4" w:rsidRPr="005D165D">
        <w:rPr>
          <w:rFonts w:ascii="Arial" w:eastAsia="Calibri" w:hAnsi="Arial" w:cs="Arial"/>
          <w:sz w:val="24"/>
          <w:szCs w:val="24"/>
        </w:rPr>
        <w:t xml:space="preserve"> O sistema deve verificar, de acordo com o tipo de usuário, as funcionalidades que lhe foram atribuídas. Na qual:</w:t>
      </w:r>
    </w:p>
    <w:p w:rsidR="00266AD4" w:rsidRPr="005D165D" w:rsidRDefault="00636939" w:rsidP="00725C4E">
      <w:pPr>
        <w:spacing w:after="0" w:line="360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ab/>
        <w:t>2</w:t>
      </w:r>
      <w:r w:rsidR="00266AD4" w:rsidRPr="005D165D">
        <w:rPr>
          <w:rFonts w:ascii="Arial" w:eastAsia="Calibri" w:hAnsi="Arial" w:cs="Arial"/>
          <w:sz w:val="24"/>
          <w:szCs w:val="24"/>
        </w:rPr>
        <w:t>.4 O administrador tem acesso a todas as funcionalidades e suas operações no sistema.</w:t>
      </w:r>
    </w:p>
    <w:p w:rsidR="00266AD4" w:rsidRPr="005D165D" w:rsidRDefault="00636939" w:rsidP="00725C4E">
      <w:pPr>
        <w:spacing w:after="0" w:line="360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ab/>
        <w:t>2</w:t>
      </w:r>
      <w:r w:rsidR="00952525">
        <w:rPr>
          <w:rFonts w:ascii="Arial" w:eastAsia="Calibri" w:hAnsi="Arial" w:cs="Arial"/>
          <w:sz w:val="24"/>
          <w:szCs w:val="24"/>
        </w:rPr>
        <w:t>.4.1</w:t>
      </w:r>
      <w:r w:rsidR="00266AD4" w:rsidRPr="005D165D">
        <w:rPr>
          <w:rFonts w:ascii="Arial" w:eastAsia="Calibri" w:hAnsi="Arial" w:cs="Arial"/>
          <w:sz w:val="24"/>
          <w:szCs w:val="24"/>
        </w:rPr>
        <w:t xml:space="preserve"> O usuário</w:t>
      </w:r>
      <w:r w:rsidR="003674C8">
        <w:rPr>
          <w:rFonts w:ascii="Arial" w:eastAsia="Calibri" w:hAnsi="Arial" w:cs="Arial"/>
          <w:sz w:val="24"/>
          <w:szCs w:val="24"/>
        </w:rPr>
        <w:t xml:space="preserve"> do tipo aluno</w:t>
      </w:r>
      <w:r w:rsidR="00266AD4" w:rsidRPr="005D165D">
        <w:rPr>
          <w:rFonts w:ascii="Arial" w:eastAsia="Calibri" w:hAnsi="Arial" w:cs="Arial"/>
          <w:sz w:val="24"/>
          <w:szCs w:val="24"/>
        </w:rPr>
        <w:t xml:space="preserve"> pode ter acesso somente </w:t>
      </w:r>
      <w:proofErr w:type="gramStart"/>
      <w:r w:rsidR="00266AD4" w:rsidRPr="005D165D">
        <w:rPr>
          <w:rFonts w:ascii="Arial" w:eastAsia="Calibri" w:hAnsi="Arial" w:cs="Arial"/>
          <w:sz w:val="24"/>
          <w:szCs w:val="24"/>
        </w:rPr>
        <w:t>as</w:t>
      </w:r>
      <w:proofErr w:type="gramEnd"/>
      <w:r w:rsidR="00266AD4" w:rsidRPr="005D165D">
        <w:rPr>
          <w:rFonts w:ascii="Arial" w:eastAsia="Calibri" w:hAnsi="Arial" w:cs="Arial"/>
          <w:sz w:val="24"/>
          <w:szCs w:val="24"/>
        </w:rPr>
        <w:t xml:space="preserve"> disciplinas </w:t>
      </w:r>
      <w:r w:rsidR="003674C8">
        <w:rPr>
          <w:rFonts w:ascii="Arial" w:eastAsia="Calibri" w:hAnsi="Arial" w:cs="Arial"/>
          <w:sz w:val="24"/>
          <w:szCs w:val="24"/>
        </w:rPr>
        <w:t xml:space="preserve">e avaliações. </w:t>
      </w:r>
    </w:p>
    <w:p w:rsidR="00266AD4" w:rsidRPr="005D165D" w:rsidRDefault="00636939" w:rsidP="00725C4E">
      <w:pPr>
        <w:spacing w:after="0" w:line="360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ab/>
        <w:t>2</w:t>
      </w:r>
      <w:r w:rsidR="00952525">
        <w:rPr>
          <w:rFonts w:ascii="Arial" w:eastAsia="Calibri" w:hAnsi="Arial" w:cs="Arial"/>
          <w:sz w:val="24"/>
          <w:szCs w:val="24"/>
        </w:rPr>
        <w:t>.4.2</w:t>
      </w:r>
      <w:r w:rsidR="00266AD4" w:rsidRPr="005D165D">
        <w:rPr>
          <w:rFonts w:ascii="Arial" w:eastAsia="Calibri" w:hAnsi="Arial" w:cs="Arial"/>
          <w:sz w:val="24"/>
          <w:szCs w:val="24"/>
        </w:rPr>
        <w:t xml:space="preserve"> O professor poderá </w:t>
      </w:r>
      <w:proofErr w:type="gramStart"/>
      <w:r w:rsidR="003674C8">
        <w:rPr>
          <w:rFonts w:ascii="Arial" w:eastAsia="Calibri" w:hAnsi="Arial" w:cs="Arial"/>
          <w:sz w:val="24"/>
          <w:szCs w:val="24"/>
        </w:rPr>
        <w:t>adicionar,</w:t>
      </w:r>
      <w:proofErr w:type="gramEnd"/>
      <w:r w:rsidR="003674C8">
        <w:rPr>
          <w:rFonts w:ascii="Arial" w:eastAsia="Calibri" w:hAnsi="Arial" w:cs="Arial"/>
          <w:sz w:val="24"/>
          <w:szCs w:val="24"/>
        </w:rPr>
        <w:t xml:space="preserve"> </w:t>
      </w:r>
      <w:r w:rsidR="00266AD4" w:rsidRPr="005D165D">
        <w:rPr>
          <w:rFonts w:ascii="Arial" w:eastAsia="Calibri" w:hAnsi="Arial" w:cs="Arial"/>
          <w:sz w:val="24"/>
          <w:szCs w:val="24"/>
        </w:rPr>
        <w:t>alterar</w:t>
      </w:r>
      <w:r w:rsidR="003674C8">
        <w:rPr>
          <w:rFonts w:ascii="Arial" w:eastAsia="Calibri" w:hAnsi="Arial" w:cs="Arial"/>
          <w:sz w:val="24"/>
          <w:szCs w:val="24"/>
        </w:rPr>
        <w:t xml:space="preserve"> e excluir</w:t>
      </w:r>
      <w:r w:rsidR="00266AD4" w:rsidRPr="005D165D">
        <w:rPr>
          <w:rFonts w:ascii="Arial" w:eastAsia="Calibri" w:hAnsi="Arial" w:cs="Arial"/>
          <w:sz w:val="24"/>
          <w:szCs w:val="24"/>
        </w:rPr>
        <w:t xml:space="preserve"> os </w:t>
      </w:r>
      <w:r w:rsidR="003674C8">
        <w:rPr>
          <w:rFonts w:ascii="Arial" w:eastAsia="Calibri" w:hAnsi="Arial" w:cs="Arial"/>
          <w:sz w:val="24"/>
          <w:szCs w:val="24"/>
        </w:rPr>
        <w:t>conteúdos das disciplinas</w:t>
      </w:r>
      <w:r w:rsidR="00266AD4" w:rsidRPr="005D165D">
        <w:rPr>
          <w:rFonts w:ascii="Arial" w:eastAsia="Calibri" w:hAnsi="Arial" w:cs="Arial"/>
          <w:sz w:val="24"/>
          <w:szCs w:val="24"/>
        </w:rPr>
        <w:t xml:space="preserve"> e avaliações</w:t>
      </w:r>
    </w:p>
    <w:p w:rsidR="00266AD4" w:rsidRDefault="00266AD4" w:rsidP="007B335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266AD4" w:rsidRPr="005D165D" w:rsidRDefault="00266AD4" w:rsidP="00B473E7">
      <w:pPr>
        <w:pStyle w:val="Ttulo3"/>
      </w:pPr>
      <w:bookmarkStart w:id="63" w:name="_Toc466916161"/>
      <w:bookmarkStart w:id="64" w:name="_Toc467159049"/>
      <w:r w:rsidRPr="005D165D">
        <w:t>[</w:t>
      </w:r>
      <w:r>
        <w:t>RF03</w:t>
      </w:r>
      <w:r w:rsidRPr="005D165D">
        <w:t xml:space="preserve">] </w:t>
      </w:r>
      <w:r w:rsidR="00537853">
        <w:t>C</w:t>
      </w:r>
      <w:r>
        <w:t xml:space="preserve">adastrar </w:t>
      </w:r>
      <w:r w:rsidRPr="005D165D">
        <w:t>disciplina</w:t>
      </w:r>
      <w:bookmarkEnd w:id="63"/>
      <w:bookmarkEnd w:id="64"/>
    </w:p>
    <w:p w:rsidR="00266AD4" w:rsidRPr="005D165D" w:rsidRDefault="00266AD4" w:rsidP="00725C4E">
      <w:pPr>
        <w:spacing w:after="0" w:line="360" w:lineRule="auto"/>
        <w:ind w:left="720"/>
        <w:jc w:val="both"/>
        <w:rPr>
          <w:rFonts w:ascii="Arial" w:eastAsia="Calibri" w:hAnsi="Arial" w:cs="Arial"/>
          <w:sz w:val="24"/>
          <w:szCs w:val="24"/>
        </w:rPr>
      </w:pPr>
      <w:r w:rsidRPr="005D165D">
        <w:rPr>
          <w:rFonts w:ascii="Arial" w:eastAsia="Calibri" w:hAnsi="Arial" w:cs="Arial"/>
          <w:sz w:val="24"/>
          <w:szCs w:val="24"/>
        </w:rPr>
        <w:t>3.1 O sistema deverá permitir a inclusão, exclusão, alteração e consultas de disciplinas disponíveis no ambiente.</w:t>
      </w:r>
    </w:p>
    <w:p w:rsidR="00266AD4" w:rsidRPr="005D165D" w:rsidRDefault="0074265E" w:rsidP="00725C4E">
      <w:pPr>
        <w:spacing w:after="0" w:line="360" w:lineRule="auto"/>
        <w:ind w:left="720"/>
        <w:jc w:val="both"/>
        <w:rPr>
          <w:rFonts w:ascii="Arial" w:eastAsia="Calibri" w:hAnsi="Arial" w:cs="Arial"/>
          <w:sz w:val="24"/>
          <w:szCs w:val="24"/>
        </w:rPr>
      </w:pPr>
      <w:r w:rsidRPr="005D165D">
        <w:rPr>
          <w:rFonts w:ascii="Arial" w:eastAsia="Calibri" w:hAnsi="Arial" w:cs="Arial"/>
          <w:sz w:val="24"/>
          <w:szCs w:val="24"/>
        </w:rPr>
        <w:t>3.1.1. Para</w:t>
      </w:r>
      <w:r w:rsidR="00266AD4" w:rsidRPr="005D165D">
        <w:rPr>
          <w:rFonts w:ascii="Arial" w:eastAsia="Calibri" w:hAnsi="Arial" w:cs="Arial"/>
          <w:sz w:val="24"/>
          <w:szCs w:val="24"/>
        </w:rPr>
        <w:t xml:space="preserve"> a inclusão de uma nova disciplina, o usuário professor deverá informar os seguintes dados: nome da disciplina, ano da disciplina (ex: primeiro ano), </w:t>
      </w:r>
      <w:commentRangeStart w:id="65"/>
      <w:r w:rsidR="00266AD4" w:rsidRPr="005D165D">
        <w:rPr>
          <w:rFonts w:ascii="Arial" w:eastAsia="Calibri" w:hAnsi="Arial" w:cs="Arial"/>
          <w:sz w:val="24"/>
          <w:szCs w:val="24"/>
        </w:rPr>
        <w:t xml:space="preserve">título do conteúdo </w:t>
      </w:r>
      <w:commentRangeEnd w:id="65"/>
      <w:r w:rsidR="00945329">
        <w:rPr>
          <w:rStyle w:val="Refdecomentrio"/>
          <w:lang w:eastAsia="pt-BR"/>
        </w:rPr>
        <w:commentReference w:id="65"/>
      </w:r>
      <w:r w:rsidR="00266AD4" w:rsidRPr="005D165D">
        <w:rPr>
          <w:rFonts w:ascii="Arial" w:eastAsia="Calibri" w:hAnsi="Arial" w:cs="Arial"/>
          <w:sz w:val="24"/>
          <w:szCs w:val="24"/>
        </w:rPr>
        <w:t xml:space="preserve">e </w:t>
      </w:r>
      <w:r w:rsidR="00C041FA">
        <w:rPr>
          <w:rFonts w:ascii="Arial" w:eastAsia="Calibri" w:hAnsi="Arial" w:cs="Arial"/>
          <w:sz w:val="24"/>
          <w:szCs w:val="24"/>
        </w:rPr>
        <w:t>texto de</w:t>
      </w:r>
      <w:r w:rsidR="002C0E47">
        <w:rPr>
          <w:rFonts w:ascii="Arial" w:eastAsia="Calibri" w:hAnsi="Arial" w:cs="Arial"/>
          <w:sz w:val="24"/>
          <w:szCs w:val="24"/>
        </w:rPr>
        <w:t xml:space="preserve"> </w:t>
      </w:r>
      <w:r w:rsidR="00266AD4" w:rsidRPr="005D165D">
        <w:rPr>
          <w:rFonts w:ascii="Arial" w:eastAsia="Calibri" w:hAnsi="Arial" w:cs="Arial"/>
          <w:sz w:val="24"/>
          <w:szCs w:val="24"/>
        </w:rPr>
        <w:t>conteúdo</w:t>
      </w:r>
      <w:ins w:id="66" w:author="Silvia Helena" w:date="2017-06-19T20:17:00Z">
        <w:r w:rsidR="0026684F">
          <w:rPr>
            <w:rFonts w:ascii="Arial" w:eastAsia="Calibri" w:hAnsi="Arial" w:cs="Arial"/>
            <w:sz w:val="24"/>
            <w:szCs w:val="24"/>
          </w:rPr>
          <w:t>.</w:t>
        </w:r>
      </w:ins>
    </w:p>
    <w:p w:rsidR="00266AD4" w:rsidRPr="005D165D" w:rsidRDefault="00266AD4" w:rsidP="00725C4E">
      <w:pPr>
        <w:spacing w:after="0" w:line="360" w:lineRule="auto"/>
        <w:ind w:left="720"/>
        <w:jc w:val="both"/>
        <w:rPr>
          <w:rFonts w:ascii="Arial" w:eastAsia="Calibri" w:hAnsi="Arial" w:cs="Arial"/>
          <w:sz w:val="24"/>
          <w:szCs w:val="24"/>
        </w:rPr>
      </w:pPr>
      <w:r w:rsidRPr="005D165D">
        <w:rPr>
          <w:rFonts w:ascii="Arial" w:eastAsia="Calibri" w:hAnsi="Arial" w:cs="Arial"/>
          <w:sz w:val="24"/>
          <w:szCs w:val="24"/>
        </w:rPr>
        <w:t xml:space="preserve">3.1.2 Os títulos de conteúdo </w:t>
      </w:r>
      <w:commentRangeStart w:id="67"/>
      <w:r w:rsidRPr="005D165D">
        <w:rPr>
          <w:rFonts w:ascii="Arial" w:eastAsia="Calibri" w:hAnsi="Arial" w:cs="Arial"/>
          <w:sz w:val="24"/>
          <w:szCs w:val="24"/>
        </w:rPr>
        <w:t>podem ser mais de um</w:t>
      </w:r>
      <w:r w:rsidR="00C041FA">
        <w:rPr>
          <w:rFonts w:ascii="Arial" w:eastAsia="Calibri" w:hAnsi="Arial" w:cs="Arial"/>
          <w:sz w:val="24"/>
          <w:szCs w:val="24"/>
        </w:rPr>
        <w:t xml:space="preserve">a </w:t>
      </w:r>
      <w:proofErr w:type="gramStart"/>
      <w:r w:rsidR="00C041FA">
        <w:rPr>
          <w:rFonts w:ascii="Arial" w:eastAsia="Calibri" w:hAnsi="Arial" w:cs="Arial"/>
          <w:sz w:val="24"/>
          <w:szCs w:val="24"/>
        </w:rPr>
        <w:t>disciplina</w:t>
      </w:r>
      <w:r w:rsidRPr="005D165D">
        <w:rPr>
          <w:rFonts w:ascii="Arial" w:eastAsia="Calibri" w:hAnsi="Arial" w:cs="Arial"/>
          <w:sz w:val="24"/>
          <w:szCs w:val="24"/>
        </w:rPr>
        <w:t>.</w:t>
      </w:r>
      <w:commentRangeEnd w:id="67"/>
      <w:proofErr w:type="gramEnd"/>
      <w:r w:rsidR="0026684F">
        <w:rPr>
          <w:rStyle w:val="Refdecomentrio"/>
          <w:lang w:eastAsia="pt-BR"/>
        </w:rPr>
        <w:commentReference w:id="67"/>
      </w:r>
    </w:p>
    <w:p w:rsidR="00266AD4" w:rsidRPr="005D165D" w:rsidRDefault="00266AD4" w:rsidP="00725C4E">
      <w:pPr>
        <w:spacing w:after="0" w:line="360" w:lineRule="auto"/>
        <w:ind w:left="720"/>
        <w:jc w:val="both"/>
        <w:rPr>
          <w:rFonts w:ascii="Arial" w:eastAsia="Calibri" w:hAnsi="Arial" w:cs="Arial"/>
          <w:sz w:val="24"/>
          <w:szCs w:val="24"/>
        </w:rPr>
      </w:pPr>
      <w:r w:rsidRPr="005D165D">
        <w:rPr>
          <w:rFonts w:ascii="Arial" w:eastAsia="Calibri" w:hAnsi="Arial" w:cs="Arial"/>
          <w:sz w:val="24"/>
          <w:szCs w:val="24"/>
        </w:rPr>
        <w:t>3.1.3 O conteúdo</w:t>
      </w:r>
      <w:commentRangeStart w:id="68"/>
      <w:r w:rsidRPr="005D165D">
        <w:rPr>
          <w:rFonts w:ascii="Arial" w:eastAsia="Calibri" w:hAnsi="Arial" w:cs="Arial"/>
          <w:sz w:val="24"/>
          <w:szCs w:val="24"/>
        </w:rPr>
        <w:t xml:space="preserve"> poderá ser </w:t>
      </w:r>
      <w:r w:rsidR="003117DB">
        <w:rPr>
          <w:rFonts w:ascii="Arial" w:eastAsia="Calibri" w:hAnsi="Arial" w:cs="Arial"/>
          <w:sz w:val="24"/>
          <w:szCs w:val="24"/>
        </w:rPr>
        <w:t xml:space="preserve">importar </w:t>
      </w:r>
      <w:commentRangeEnd w:id="68"/>
      <w:r w:rsidR="0026684F">
        <w:rPr>
          <w:rStyle w:val="Refdecomentrio"/>
          <w:lang w:eastAsia="pt-BR"/>
        </w:rPr>
        <w:commentReference w:id="68"/>
      </w:r>
      <w:r w:rsidRPr="005D165D">
        <w:rPr>
          <w:rFonts w:ascii="Arial" w:eastAsia="Calibri" w:hAnsi="Arial" w:cs="Arial"/>
          <w:sz w:val="24"/>
          <w:szCs w:val="24"/>
        </w:rPr>
        <w:t xml:space="preserve">um </w:t>
      </w:r>
      <w:commentRangeStart w:id="69"/>
      <w:r w:rsidRPr="005D165D">
        <w:rPr>
          <w:rFonts w:ascii="Arial" w:eastAsia="Calibri" w:hAnsi="Arial" w:cs="Arial"/>
          <w:sz w:val="24"/>
          <w:szCs w:val="24"/>
        </w:rPr>
        <w:t>arquivo</w:t>
      </w:r>
      <w:ins w:id="70" w:author="Silvia Helena" w:date="2017-06-19T20:18:00Z">
        <w:r w:rsidR="0026684F">
          <w:rPr>
            <w:rFonts w:ascii="Arial" w:eastAsia="Calibri" w:hAnsi="Arial" w:cs="Arial"/>
            <w:sz w:val="24"/>
            <w:szCs w:val="24"/>
          </w:rPr>
          <w:t xml:space="preserve"> </w:t>
        </w:r>
      </w:ins>
      <w:commentRangeEnd w:id="69"/>
      <w:ins w:id="71" w:author="Silvia Helena" w:date="2017-06-19T20:22:00Z">
        <w:r w:rsidR="00C724C9">
          <w:rPr>
            <w:rStyle w:val="Refdecomentrio"/>
            <w:lang w:eastAsia="pt-BR"/>
          </w:rPr>
          <w:commentReference w:id="69"/>
        </w:r>
      </w:ins>
      <w:ins w:id="72" w:author="Silvia Helena" w:date="2017-06-19T20:18:00Z">
        <w:r w:rsidR="0026684F">
          <w:rPr>
            <w:rFonts w:ascii="Arial" w:eastAsia="Calibri" w:hAnsi="Arial" w:cs="Arial"/>
            <w:sz w:val="24"/>
            <w:szCs w:val="24"/>
          </w:rPr>
          <w:t>nos formatos</w:t>
        </w:r>
      </w:ins>
      <w:r w:rsidRPr="005D165D">
        <w:rPr>
          <w:rFonts w:ascii="Arial" w:eastAsia="Calibri" w:hAnsi="Arial" w:cs="Arial"/>
          <w:sz w:val="24"/>
          <w:szCs w:val="24"/>
        </w:rPr>
        <w:t xml:space="preserve"> </w:t>
      </w:r>
      <w:proofErr w:type="spellStart"/>
      <w:r w:rsidRPr="005D165D">
        <w:rPr>
          <w:rFonts w:ascii="Arial" w:eastAsia="Calibri" w:hAnsi="Arial" w:cs="Arial"/>
          <w:sz w:val="24"/>
          <w:szCs w:val="24"/>
        </w:rPr>
        <w:t>pdf</w:t>
      </w:r>
      <w:proofErr w:type="spellEnd"/>
      <w:r w:rsidRPr="005D165D">
        <w:rPr>
          <w:rFonts w:ascii="Arial" w:eastAsia="Calibri" w:hAnsi="Arial" w:cs="Arial"/>
          <w:sz w:val="24"/>
          <w:szCs w:val="24"/>
        </w:rPr>
        <w:t xml:space="preserve"> ou mp4.</w:t>
      </w:r>
    </w:p>
    <w:p w:rsidR="00266AD4" w:rsidRPr="005D165D" w:rsidRDefault="00266AD4" w:rsidP="00725C4E">
      <w:pPr>
        <w:spacing w:after="0" w:line="360" w:lineRule="auto"/>
        <w:ind w:firstLine="708"/>
        <w:jc w:val="both"/>
        <w:rPr>
          <w:rFonts w:ascii="Arial" w:eastAsia="Calibri" w:hAnsi="Arial" w:cs="Arial"/>
          <w:sz w:val="24"/>
          <w:szCs w:val="24"/>
        </w:rPr>
      </w:pPr>
      <w:r w:rsidRPr="005D165D">
        <w:rPr>
          <w:rFonts w:ascii="Arial" w:eastAsia="Calibri" w:hAnsi="Arial" w:cs="Arial"/>
          <w:sz w:val="24"/>
          <w:szCs w:val="24"/>
        </w:rPr>
        <w:t xml:space="preserve">3.1.4 Uma disciplina cadastrada poderá ser excluída pelo usuário administrador ou </w:t>
      </w:r>
      <w:commentRangeStart w:id="73"/>
      <w:r w:rsidRPr="005D165D">
        <w:rPr>
          <w:rFonts w:ascii="Arial" w:eastAsia="Calibri" w:hAnsi="Arial" w:cs="Arial"/>
          <w:sz w:val="24"/>
          <w:szCs w:val="24"/>
        </w:rPr>
        <w:t>professor</w:t>
      </w:r>
      <w:commentRangeEnd w:id="73"/>
      <w:r w:rsidR="000F3546">
        <w:rPr>
          <w:rStyle w:val="Refdecomentrio"/>
          <w:lang w:eastAsia="pt-BR"/>
        </w:rPr>
        <w:commentReference w:id="73"/>
      </w:r>
      <w:r w:rsidRPr="005D165D">
        <w:rPr>
          <w:rFonts w:ascii="Arial" w:eastAsia="Calibri" w:hAnsi="Arial" w:cs="Arial"/>
          <w:sz w:val="24"/>
          <w:szCs w:val="24"/>
        </w:rPr>
        <w:t>.</w:t>
      </w:r>
    </w:p>
    <w:p w:rsidR="00266AD4" w:rsidRPr="005D165D" w:rsidRDefault="00266AD4" w:rsidP="00725C4E">
      <w:pPr>
        <w:spacing w:after="0" w:line="360" w:lineRule="auto"/>
        <w:jc w:val="both"/>
        <w:rPr>
          <w:rFonts w:ascii="Arial" w:eastAsia="Calibri" w:hAnsi="Arial" w:cs="Arial"/>
          <w:sz w:val="24"/>
          <w:szCs w:val="24"/>
        </w:rPr>
      </w:pPr>
      <w:r w:rsidRPr="005D165D">
        <w:rPr>
          <w:rFonts w:ascii="Arial" w:eastAsia="Calibri" w:hAnsi="Arial" w:cs="Arial"/>
          <w:sz w:val="24"/>
          <w:szCs w:val="24"/>
        </w:rPr>
        <w:tab/>
        <w:t xml:space="preserve">3.1.5 Para </w:t>
      </w:r>
      <w:commentRangeStart w:id="74"/>
      <w:r w:rsidRPr="005D165D">
        <w:rPr>
          <w:rFonts w:ascii="Arial" w:eastAsia="Calibri" w:hAnsi="Arial" w:cs="Arial"/>
          <w:sz w:val="24"/>
          <w:szCs w:val="24"/>
        </w:rPr>
        <w:t xml:space="preserve">alterar </w:t>
      </w:r>
      <w:commentRangeEnd w:id="74"/>
      <w:r w:rsidR="000F3546">
        <w:rPr>
          <w:rStyle w:val="Refdecomentrio"/>
          <w:lang w:eastAsia="pt-BR"/>
        </w:rPr>
        <w:commentReference w:id="74"/>
      </w:r>
      <w:r w:rsidRPr="005D165D">
        <w:rPr>
          <w:rFonts w:ascii="Arial" w:eastAsia="Calibri" w:hAnsi="Arial" w:cs="Arial"/>
          <w:sz w:val="24"/>
          <w:szCs w:val="24"/>
        </w:rPr>
        <w:t>uma disciplina o usuário</w:t>
      </w:r>
      <w:r w:rsidR="00C041FA">
        <w:rPr>
          <w:rFonts w:ascii="Arial" w:eastAsia="Calibri" w:hAnsi="Arial" w:cs="Arial"/>
          <w:sz w:val="24"/>
          <w:szCs w:val="24"/>
        </w:rPr>
        <w:t xml:space="preserve"> professor</w:t>
      </w:r>
      <w:r w:rsidRPr="005D165D">
        <w:rPr>
          <w:rFonts w:ascii="Arial" w:eastAsia="Calibri" w:hAnsi="Arial" w:cs="Arial"/>
          <w:sz w:val="24"/>
          <w:szCs w:val="24"/>
        </w:rPr>
        <w:t xml:space="preserve"> deverá informar qual o nome da disciplina e alterar o seu título ou conteúdo.</w:t>
      </w:r>
    </w:p>
    <w:p w:rsidR="00266AD4" w:rsidRDefault="00266AD4" w:rsidP="00725C4E">
      <w:pPr>
        <w:spacing w:after="0" w:line="360" w:lineRule="auto"/>
        <w:ind w:firstLine="708"/>
        <w:jc w:val="both"/>
        <w:rPr>
          <w:rFonts w:ascii="Arial" w:eastAsia="Calibri" w:hAnsi="Arial" w:cs="Arial"/>
          <w:sz w:val="24"/>
          <w:szCs w:val="24"/>
        </w:rPr>
      </w:pPr>
      <w:r w:rsidRPr="005D165D">
        <w:rPr>
          <w:rFonts w:ascii="Arial" w:eastAsia="Calibri" w:hAnsi="Arial" w:cs="Arial"/>
          <w:sz w:val="24"/>
          <w:szCs w:val="24"/>
        </w:rPr>
        <w:t xml:space="preserve">3.1.6 Para ser executada uma consulta o usuário poderá informar o nome da disciplina e o </w:t>
      </w:r>
      <w:commentRangeStart w:id="75"/>
      <w:r w:rsidRPr="005D165D">
        <w:rPr>
          <w:rFonts w:ascii="Arial" w:eastAsia="Calibri" w:hAnsi="Arial" w:cs="Arial"/>
          <w:sz w:val="24"/>
          <w:szCs w:val="24"/>
        </w:rPr>
        <w:t>conteúdo</w:t>
      </w:r>
      <w:commentRangeEnd w:id="75"/>
      <w:r w:rsidR="00D51EFA">
        <w:rPr>
          <w:rStyle w:val="Refdecomentrio"/>
          <w:lang w:eastAsia="pt-BR"/>
        </w:rPr>
        <w:commentReference w:id="75"/>
      </w:r>
      <w:r w:rsidRPr="005D165D">
        <w:rPr>
          <w:rFonts w:ascii="Arial" w:eastAsia="Calibri" w:hAnsi="Arial" w:cs="Arial"/>
          <w:sz w:val="24"/>
          <w:szCs w:val="24"/>
        </w:rPr>
        <w:t>.</w:t>
      </w:r>
    </w:p>
    <w:p w:rsidR="00266AD4" w:rsidDel="00EA353E" w:rsidRDefault="00266AD4" w:rsidP="00266AD4">
      <w:pPr>
        <w:spacing w:after="0" w:line="360" w:lineRule="auto"/>
        <w:rPr>
          <w:del w:id="76" w:author="Silvia Helena" w:date="2017-06-19T20:22:00Z"/>
          <w:rFonts w:ascii="Arial" w:eastAsia="Calibri" w:hAnsi="Arial" w:cs="Arial"/>
          <w:b/>
          <w:sz w:val="24"/>
          <w:szCs w:val="24"/>
        </w:rPr>
      </w:pPr>
    </w:p>
    <w:p w:rsidR="00FB28CC" w:rsidDel="00EA353E" w:rsidRDefault="00FB28CC">
      <w:pPr>
        <w:pStyle w:val="Ttulo3"/>
        <w:rPr>
          <w:del w:id="77" w:author="Silvia Helena" w:date="2017-06-19T20:22:00Z"/>
          <w:rFonts w:eastAsia="Calibri" w:cs="Arial"/>
        </w:rPr>
      </w:pPr>
    </w:p>
    <w:p w:rsidR="00266AD4" w:rsidRPr="005D165D" w:rsidRDefault="00266AD4" w:rsidP="007B335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A24F0A" w:rsidRPr="005D165D" w:rsidRDefault="00870C72" w:rsidP="00B473E7">
      <w:pPr>
        <w:pStyle w:val="Ttulo3"/>
      </w:pPr>
      <w:bookmarkStart w:id="78" w:name="_Toc466916163"/>
      <w:bookmarkStart w:id="79" w:name="_Toc467159051"/>
      <w:r w:rsidRPr="005D165D">
        <w:t>[</w:t>
      </w:r>
      <w:r w:rsidR="004065F6">
        <w:t>RF04</w:t>
      </w:r>
      <w:r w:rsidRPr="005D165D">
        <w:t>]</w:t>
      </w:r>
      <w:r w:rsidR="00A24F0A" w:rsidRPr="005D165D">
        <w:t xml:space="preserve"> </w:t>
      </w:r>
      <w:r w:rsidR="00537853">
        <w:t>C</w:t>
      </w:r>
      <w:r w:rsidR="00A24F0A" w:rsidRPr="005D165D">
        <w:t>adastrar conteúdo de avaliações</w:t>
      </w:r>
      <w:bookmarkEnd w:id="78"/>
      <w:bookmarkEnd w:id="79"/>
    </w:p>
    <w:p w:rsidR="00A24F0A" w:rsidRPr="005D165D" w:rsidRDefault="004065F6" w:rsidP="00952525">
      <w:pPr>
        <w:spacing w:after="0" w:line="360" w:lineRule="auto"/>
        <w:ind w:firstLine="708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4</w:t>
      </w:r>
      <w:r w:rsidR="00952525">
        <w:rPr>
          <w:rFonts w:ascii="Arial" w:eastAsia="Calibri" w:hAnsi="Arial" w:cs="Arial"/>
          <w:sz w:val="24"/>
          <w:szCs w:val="24"/>
        </w:rPr>
        <w:t>.1 U</w:t>
      </w:r>
      <w:r w:rsidR="00A24F0A" w:rsidRPr="005D165D">
        <w:rPr>
          <w:rFonts w:ascii="Arial" w:eastAsia="Calibri" w:hAnsi="Arial" w:cs="Arial"/>
          <w:sz w:val="24"/>
          <w:szCs w:val="24"/>
        </w:rPr>
        <w:t xml:space="preserve">suários do tipo professor poderão </w:t>
      </w:r>
      <w:proofErr w:type="gramStart"/>
      <w:r w:rsidR="00683E3C" w:rsidRPr="005D165D">
        <w:rPr>
          <w:rFonts w:ascii="Arial" w:eastAsia="Calibri" w:hAnsi="Arial" w:cs="Arial"/>
          <w:sz w:val="24"/>
          <w:szCs w:val="24"/>
        </w:rPr>
        <w:t>incluir</w:t>
      </w:r>
      <w:r w:rsidR="00683E3C">
        <w:rPr>
          <w:rFonts w:ascii="Arial" w:eastAsia="Calibri" w:hAnsi="Arial" w:cs="Arial"/>
          <w:sz w:val="24"/>
          <w:szCs w:val="24"/>
        </w:rPr>
        <w:t>,</w:t>
      </w:r>
      <w:proofErr w:type="gramEnd"/>
      <w:r w:rsidR="00A24F0A" w:rsidRPr="005D165D">
        <w:rPr>
          <w:rFonts w:ascii="Arial" w:eastAsia="Calibri" w:hAnsi="Arial" w:cs="Arial"/>
          <w:sz w:val="24"/>
          <w:szCs w:val="24"/>
        </w:rPr>
        <w:t xml:space="preserve"> excluir, alterar ou consultar conteúdos de avaliações.</w:t>
      </w:r>
    </w:p>
    <w:p w:rsidR="00A24F0A" w:rsidRPr="005D165D" w:rsidRDefault="004065F6" w:rsidP="00725C4E">
      <w:pPr>
        <w:spacing w:after="0" w:line="360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lastRenderedPageBreak/>
        <w:tab/>
        <w:t>4</w:t>
      </w:r>
      <w:r w:rsidR="00952525">
        <w:rPr>
          <w:rFonts w:ascii="Arial" w:eastAsia="Calibri" w:hAnsi="Arial" w:cs="Arial"/>
          <w:sz w:val="24"/>
          <w:szCs w:val="24"/>
        </w:rPr>
        <w:t>.1.1</w:t>
      </w:r>
      <w:r w:rsidR="00A24F0A" w:rsidRPr="005D165D">
        <w:rPr>
          <w:rFonts w:ascii="Arial" w:eastAsia="Calibri" w:hAnsi="Arial" w:cs="Arial"/>
          <w:sz w:val="24"/>
          <w:szCs w:val="24"/>
        </w:rPr>
        <w:t xml:space="preserve"> O professor </w:t>
      </w:r>
      <w:r w:rsidR="00304D17">
        <w:rPr>
          <w:rFonts w:ascii="Arial" w:eastAsia="Calibri" w:hAnsi="Arial" w:cs="Arial"/>
          <w:sz w:val="24"/>
          <w:szCs w:val="24"/>
        </w:rPr>
        <w:t xml:space="preserve">deverá </w:t>
      </w:r>
      <w:commentRangeStart w:id="80"/>
      <w:r w:rsidR="00A24F0A" w:rsidRPr="005D165D">
        <w:rPr>
          <w:rFonts w:ascii="Arial" w:eastAsia="Calibri" w:hAnsi="Arial" w:cs="Arial"/>
          <w:sz w:val="24"/>
          <w:szCs w:val="24"/>
        </w:rPr>
        <w:t>defin</w:t>
      </w:r>
      <w:r w:rsidR="00304D17">
        <w:rPr>
          <w:rFonts w:ascii="Arial" w:eastAsia="Calibri" w:hAnsi="Arial" w:cs="Arial"/>
          <w:sz w:val="24"/>
          <w:szCs w:val="24"/>
        </w:rPr>
        <w:t>ir</w:t>
      </w:r>
      <w:r w:rsidR="00A24F0A" w:rsidRPr="005D165D">
        <w:rPr>
          <w:rFonts w:ascii="Arial" w:eastAsia="Calibri" w:hAnsi="Arial" w:cs="Arial"/>
          <w:sz w:val="24"/>
          <w:szCs w:val="24"/>
        </w:rPr>
        <w:t xml:space="preserve"> </w:t>
      </w:r>
      <w:commentRangeEnd w:id="80"/>
      <w:r w:rsidR="001D16D3">
        <w:rPr>
          <w:rStyle w:val="Refdecomentrio"/>
          <w:lang w:eastAsia="pt-BR"/>
        </w:rPr>
        <w:commentReference w:id="80"/>
      </w:r>
      <w:r w:rsidR="00A24F0A" w:rsidRPr="005D165D">
        <w:rPr>
          <w:rFonts w:ascii="Arial" w:eastAsia="Calibri" w:hAnsi="Arial" w:cs="Arial"/>
          <w:sz w:val="24"/>
          <w:szCs w:val="24"/>
        </w:rPr>
        <w:t xml:space="preserve">a </w:t>
      </w:r>
      <w:commentRangeStart w:id="81"/>
      <w:r w:rsidR="00A24F0A" w:rsidRPr="005D165D">
        <w:rPr>
          <w:rFonts w:ascii="Arial" w:eastAsia="Calibri" w:hAnsi="Arial" w:cs="Arial"/>
          <w:sz w:val="24"/>
          <w:szCs w:val="24"/>
        </w:rPr>
        <w:t>quantidade</w:t>
      </w:r>
      <w:r w:rsidR="00C041FA">
        <w:rPr>
          <w:rFonts w:ascii="Arial" w:eastAsia="Calibri" w:hAnsi="Arial" w:cs="Arial"/>
          <w:sz w:val="24"/>
          <w:szCs w:val="24"/>
        </w:rPr>
        <w:t xml:space="preserve"> de</w:t>
      </w:r>
      <w:r w:rsidR="00A24F0A" w:rsidRPr="005D165D">
        <w:rPr>
          <w:rFonts w:ascii="Arial" w:eastAsia="Calibri" w:hAnsi="Arial" w:cs="Arial"/>
          <w:sz w:val="24"/>
          <w:szCs w:val="24"/>
        </w:rPr>
        <w:t xml:space="preserve"> questões</w:t>
      </w:r>
      <w:r w:rsidR="00C041FA">
        <w:rPr>
          <w:rFonts w:ascii="Arial" w:eastAsia="Calibri" w:hAnsi="Arial" w:cs="Arial"/>
          <w:sz w:val="24"/>
          <w:szCs w:val="24"/>
        </w:rPr>
        <w:t xml:space="preserve"> </w:t>
      </w:r>
      <w:r w:rsidR="00FF12E5">
        <w:rPr>
          <w:rFonts w:ascii="Arial" w:eastAsia="Calibri" w:hAnsi="Arial" w:cs="Arial"/>
          <w:sz w:val="24"/>
          <w:szCs w:val="24"/>
        </w:rPr>
        <w:t xml:space="preserve">(até cinco) </w:t>
      </w:r>
      <w:commentRangeEnd w:id="81"/>
      <w:r w:rsidR="001D16D3">
        <w:rPr>
          <w:rStyle w:val="Refdecomentrio"/>
          <w:lang w:eastAsia="pt-BR"/>
        </w:rPr>
        <w:commentReference w:id="81"/>
      </w:r>
      <w:r w:rsidR="00C041FA">
        <w:rPr>
          <w:rFonts w:ascii="Arial" w:eastAsia="Calibri" w:hAnsi="Arial" w:cs="Arial"/>
          <w:sz w:val="24"/>
          <w:szCs w:val="24"/>
        </w:rPr>
        <w:t xml:space="preserve">da </w:t>
      </w:r>
      <w:proofErr w:type="gramStart"/>
      <w:r w:rsidR="00C041FA">
        <w:rPr>
          <w:rFonts w:ascii="Arial" w:eastAsia="Calibri" w:hAnsi="Arial" w:cs="Arial"/>
          <w:sz w:val="24"/>
          <w:szCs w:val="24"/>
        </w:rPr>
        <w:t>avaliação</w:t>
      </w:r>
      <w:proofErr w:type="gramEnd"/>
      <w:r w:rsidR="00A24F0A" w:rsidRPr="005D165D">
        <w:rPr>
          <w:rFonts w:ascii="Arial" w:eastAsia="Calibri" w:hAnsi="Arial" w:cs="Arial"/>
          <w:sz w:val="24"/>
          <w:szCs w:val="24"/>
        </w:rPr>
        <w:t>, as alternativas e o valor de cada uma delas e definir a alternativa correta de cada questão.</w:t>
      </w:r>
    </w:p>
    <w:p w:rsidR="00A24F0A" w:rsidRPr="005D165D" w:rsidRDefault="004065F6" w:rsidP="00725C4E">
      <w:pPr>
        <w:spacing w:after="0" w:line="360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ab/>
        <w:t>4</w:t>
      </w:r>
      <w:r w:rsidR="00952525">
        <w:rPr>
          <w:rFonts w:ascii="Arial" w:eastAsia="Calibri" w:hAnsi="Arial" w:cs="Arial"/>
          <w:sz w:val="24"/>
          <w:szCs w:val="24"/>
        </w:rPr>
        <w:t>.1.2</w:t>
      </w:r>
      <w:r w:rsidR="005D165D" w:rsidRPr="005D165D">
        <w:rPr>
          <w:rFonts w:ascii="Arial" w:eastAsia="Calibri" w:hAnsi="Arial" w:cs="Arial"/>
          <w:sz w:val="24"/>
          <w:szCs w:val="24"/>
        </w:rPr>
        <w:t xml:space="preserve"> </w:t>
      </w:r>
      <w:r w:rsidR="00952525">
        <w:rPr>
          <w:rFonts w:ascii="Arial" w:eastAsia="Calibri" w:hAnsi="Arial" w:cs="Arial"/>
          <w:sz w:val="24"/>
          <w:szCs w:val="24"/>
        </w:rPr>
        <w:t>O professor delimitar</w:t>
      </w:r>
      <w:r w:rsidR="00A24F0A" w:rsidRPr="005D165D">
        <w:rPr>
          <w:rFonts w:ascii="Arial" w:eastAsia="Calibri" w:hAnsi="Arial" w:cs="Arial"/>
          <w:sz w:val="24"/>
          <w:szCs w:val="24"/>
        </w:rPr>
        <w:t xml:space="preserve"> o tempo de execução da prova para cada disciplina.</w:t>
      </w:r>
    </w:p>
    <w:p w:rsidR="00A24F0A" w:rsidRDefault="004065F6" w:rsidP="00725C4E">
      <w:pPr>
        <w:spacing w:after="0" w:line="360" w:lineRule="auto"/>
        <w:jc w:val="both"/>
        <w:rPr>
          <w:rFonts w:ascii="Arial" w:eastAsia="Calibri" w:hAnsi="Arial" w:cs="Arial"/>
          <w:sz w:val="24"/>
          <w:szCs w:val="24"/>
        </w:rPr>
      </w:pPr>
      <w:commentRangeStart w:id="82"/>
      <w:r>
        <w:rPr>
          <w:rFonts w:ascii="Arial" w:eastAsia="Calibri" w:hAnsi="Arial" w:cs="Arial"/>
          <w:sz w:val="24"/>
          <w:szCs w:val="24"/>
        </w:rPr>
        <w:tab/>
        <w:t>4</w:t>
      </w:r>
      <w:r w:rsidR="00952525">
        <w:rPr>
          <w:rFonts w:ascii="Arial" w:eastAsia="Calibri" w:hAnsi="Arial" w:cs="Arial"/>
          <w:sz w:val="24"/>
          <w:szCs w:val="24"/>
        </w:rPr>
        <w:t>.1.4</w:t>
      </w:r>
      <w:r w:rsidR="005D165D" w:rsidRPr="005D165D">
        <w:rPr>
          <w:rFonts w:ascii="Arial" w:eastAsia="Calibri" w:hAnsi="Arial" w:cs="Arial"/>
          <w:sz w:val="24"/>
          <w:szCs w:val="24"/>
        </w:rPr>
        <w:t xml:space="preserve"> </w:t>
      </w:r>
      <w:r w:rsidR="00952525">
        <w:rPr>
          <w:rFonts w:ascii="Arial" w:eastAsia="Calibri" w:hAnsi="Arial" w:cs="Arial"/>
          <w:sz w:val="24"/>
          <w:szCs w:val="24"/>
        </w:rPr>
        <w:t xml:space="preserve">O professor deverá cadastrar o gabarito da </w:t>
      </w:r>
      <w:proofErr w:type="gramStart"/>
      <w:r w:rsidR="00952525">
        <w:rPr>
          <w:rFonts w:ascii="Arial" w:eastAsia="Calibri" w:hAnsi="Arial" w:cs="Arial"/>
          <w:sz w:val="24"/>
          <w:szCs w:val="24"/>
        </w:rPr>
        <w:t>prova.</w:t>
      </w:r>
      <w:commentRangeEnd w:id="82"/>
      <w:proofErr w:type="gramEnd"/>
      <w:r w:rsidR="005628C5">
        <w:rPr>
          <w:rStyle w:val="Refdecomentrio"/>
          <w:lang w:eastAsia="pt-BR"/>
        </w:rPr>
        <w:commentReference w:id="82"/>
      </w:r>
    </w:p>
    <w:p w:rsidR="00304D17" w:rsidRPr="005D165D" w:rsidRDefault="004754AD" w:rsidP="00304D17">
      <w:pPr>
        <w:spacing w:after="0" w:line="360" w:lineRule="auto"/>
        <w:ind w:firstLine="708"/>
        <w:jc w:val="both"/>
        <w:rPr>
          <w:rFonts w:ascii="Arial" w:eastAsia="Calibri" w:hAnsi="Arial" w:cs="Arial"/>
          <w:sz w:val="24"/>
          <w:szCs w:val="24"/>
        </w:rPr>
      </w:pPr>
      <w:commentRangeStart w:id="83"/>
      <w:r>
        <w:rPr>
          <w:rFonts w:ascii="Arial" w:eastAsia="Calibri" w:hAnsi="Arial" w:cs="Arial"/>
          <w:sz w:val="24"/>
          <w:szCs w:val="24"/>
        </w:rPr>
        <w:t>4</w:t>
      </w:r>
      <w:r w:rsidR="00304D17">
        <w:rPr>
          <w:rFonts w:ascii="Arial" w:eastAsia="Calibri" w:hAnsi="Arial" w:cs="Arial"/>
          <w:sz w:val="24"/>
          <w:szCs w:val="24"/>
        </w:rPr>
        <w:t>.1.5 A avaliação será corrigida automaticamente.</w:t>
      </w:r>
    </w:p>
    <w:p w:rsidR="00A24F0A" w:rsidRPr="005D165D" w:rsidRDefault="00304D17" w:rsidP="00952525">
      <w:pPr>
        <w:spacing w:after="0" w:line="360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         </w:t>
      </w:r>
      <w:r>
        <w:rPr>
          <w:rFonts w:ascii="Arial" w:eastAsia="Calibri" w:hAnsi="Arial" w:cs="Arial"/>
          <w:sz w:val="24"/>
          <w:szCs w:val="24"/>
        </w:rPr>
        <w:tab/>
      </w:r>
      <w:r w:rsidR="004754AD">
        <w:rPr>
          <w:rFonts w:ascii="Arial" w:eastAsia="Calibri" w:hAnsi="Arial" w:cs="Arial"/>
          <w:sz w:val="24"/>
          <w:szCs w:val="24"/>
        </w:rPr>
        <w:t>4</w:t>
      </w:r>
      <w:r w:rsidR="00952525">
        <w:rPr>
          <w:rFonts w:ascii="Arial" w:eastAsia="Calibri" w:hAnsi="Arial" w:cs="Arial"/>
          <w:sz w:val="24"/>
          <w:szCs w:val="24"/>
        </w:rPr>
        <w:t>.1.5</w:t>
      </w:r>
      <w:r w:rsidR="00A24F0A" w:rsidRPr="005D165D">
        <w:rPr>
          <w:rFonts w:ascii="Arial" w:eastAsia="Calibri" w:hAnsi="Arial" w:cs="Arial"/>
          <w:sz w:val="24"/>
          <w:szCs w:val="24"/>
        </w:rPr>
        <w:t xml:space="preserve"> No caso de não atingir a pontuação necessária</w:t>
      </w:r>
      <w:r w:rsidR="00F551D1">
        <w:rPr>
          <w:rFonts w:ascii="Arial" w:eastAsia="Calibri" w:hAnsi="Arial" w:cs="Arial"/>
          <w:sz w:val="24"/>
          <w:szCs w:val="24"/>
        </w:rPr>
        <w:t xml:space="preserve"> (</w:t>
      </w:r>
      <w:commentRangeStart w:id="84"/>
      <w:r w:rsidR="00F551D1">
        <w:rPr>
          <w:rFonts w:ascii="Arial" w:eastAsia="Calibri" w:hAnsi="Arial" w:cs="Arial"/>
          <w:sz w:val="24"/>
          <w:szCs w:val="24"/>
        </w:rPr>
        <w:t>RF07</w:t>
      </w:r>
      <w:commentRangeEnd w:id="84"/>
      <w:r w:rsidR="003915DA">
        <w:rPr>
          <w:rStyle w:val="Refdecomentrio"/>
          <w:lang w:eastAsia="pt-BR"/>
        </w:rPr>
        <w:commentReference w:id="84"/>
      </w:r>
      <w:r w:rsidR="00F551D1">
        <w:rPr>
          <w:rFonts w:ascii="Arial" w:eastAsia="Calibri" w:hAnsi="Arial" w:cs="Arial"/>
          <w:sz w:val="24"/>
          <w:szCs w:val="24"/>
        </w:rPr>
        <w:t xml:space="preserve"> – 7.1.2)</w:t>
      </w:r>
      <w:r w:rsidR="00A24F0A" w:rsidRPr="005D165D">
        <w:rPr>
          <w:rFonts w:ascii="Arial" w:eastAsia="Calibri" w:hAnsi="Arial" w:cs="Arial"/>
          <w:sz w:val="24"/>
          <w:szCs w:val="24"/>
        </w:rPr>
        <w:t>, o professor indicara o tempo necessário para o usuário refazer a avaliação.</w:t>
      </w:r>
    </w:p>
    <w:commentRangeEnd w:id="83"/>
    <w:p w:rsidR="00A24F0A" w:rsidRPr="005D165D" w:rsidRDefault="003915DA" w:rsidP="007B3355">
      <w:pPr>
        <w:spacing w:after="0" w:line="360" w:lineRule="auto"/>
        <w:rPr>
          <w:rFonts w:ascii="Arial" w:eastAsia="Calibri" w:hAnsi="Arial" w:cs="Arial"/>
          <w:sz w:val="24"/>
          <w:szCs w:val="24"/>
        </w:rPr>
      </w:pPr>
      <w:r>
        <w:rPr>
          <w:rStyle w:val="Refdecomentrio"/>
          <w:lang w:eastAsia="pt-BR"/>
        </w:rPr>
        <w:commentReference w:id="83"/>
      </w:r>
    </w:p>
    <w:p w:rsidR="002A202E" w:rsidRDefault="004754AD" w:rsidP="00B473E7">
      <w:pPr>
        <w:pStyle w:val="Ttulo3"/>
      </w:pPr>
      <w:bookmarkStart w:id="85" w:name="_Toc466916164"/>
      <w:bookmarkStart w:id="86" w:name="_Toc467159052"/>
      <w:r>
        <w:t>[RF05</w:t>
      </w:r>
      <w:r w:rsidR="002A202E" w:rsidRPr="005D165D">
        <w:t xml:space="preserve">] </w:t>
      </w:r>
      <w:r w:rsidR="0045657C">
        <w:t>Usuário aluno s</w:t>
      </w:r>
      <w:r w:rsidR="002A202E">
        <w:t>eleciona</w:t>
      </w:r>
      <w:r w:rsidR="005B5FBB">
        <w:t>r</w:t>
      </w:r>
      <w:r w:rsidR="002A202E">
        <w:t xml:space="preserve"> disciplina</w:t>
      </w:r>
      <w:bookmarkEnd w:id="85"/>
      <w:bookmarkEnd w:id="86"/>
    </w:p>
    <w:p w:rsidR="002A202E" w:rsidRDefault="004754AD" w:rsidP="0051587C">
      <w:pPr>
        <w:spacing w:after="0" w:line="360" w:lineRule="auto"/>
        <w:ind w:left="708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5</w:t>
      </w:r>
      <w:r w:rsidR="002A202E">
        <w:rPr>
          <w:rFonts w:ascii="Arial" w:eastAsia="Calibri" w:hAnsi="Arial" w:cs="Arial"/>
          <w:sz w:val="24"/>
          <w:szCs w:val="24"/>
        </w:rPr>
        <w:t xml:space="preserve">.1. O usuário aluno </w:t>
      </w:r>
      <w:del w:id="87" w:author="Silvia Helena" w:date="2017-06-19T22:04:00Z">
        <w:r w:rsidR="002A202E" w:rsidDel="00406B4C">
          <w:rPr>
            <w:rFonts w:ascii="Arial" w:eastAsia="Calibri" w:hAnsi="Arial" w:cs="Arial"/>
            <w:sz w:val="24"/>
            <w:szCs w:val="24"/>
          </w:rPr>
          <w:delText xml:space="preserve">vai </w:delText>
        </w:r>
      </w:del>
      <w:ins w:id="88" w:author="Silvia Helena" w:date="2017-06-19T22:04:00Z">
        <w:r w:rsidR="00406B4C">
          <w:rPr>
            <w:rFonts w:ascii="Arial" w:eastAsia="Calibri" w:hAnsi="Arial" w:cs="Arial"/>
            <w:sz w:val="24"/>
            <w:szCs w:val="24"/>
          </w:rPr>
          <w:t xml:space="preserve">poderá </w:t>
        </w:r>
      </w:ins>
      <w:r w:rsidR="002A202E">
        <w:rPr>
          <w:rFonts w:ascii="Arial" w:eastAsia="Calibri" w:hAnsi="Arial" w:cs="Arial"/>
          <w:sz w:val="24"/>
          <w:szCs w:val="24"/>
        </w:rPr>
        <w:t>selecionar as disciplinas e</w:t>
      </w:r>
      <w:r w:rsidR="00304D17">
        <w:rPr>
          <w:rFonts w:ascii="Arial" w:eastAsia="Calibri" w:hAnsi="Arial" w:cs="Arial"/>
          <w:sz w:val="24"/>
          <w:szCs w:val="24"/>
        </w:rPr>
        <w:t xml:space="preserve"> os</w:t>
      </w:r>
      <w:r w:rsidR="002A202E">
        <w:rPr>
          <w:rFonts w:ascii="Arial" w:eastAsia="Calibri" w:hAnsi="Arial" w:cs="Arial"/>
          <w:sz w:val="24"/>
          <w:szCs w:val="24"/>
        </w:rPr>
        <w:t xml:space="preserve"> </w:t>
      </w:r>
      <w:r w:rsidR="00304D17">
        <w:rPr>
          <w:rFonts w:ascii="Arial" w:eastAsia="Calibri" w:hAnsi="Arial" w:cs="Arial"/>
          <w:sz w:val="24"/>
          <w:szCs w:val="24"/>
        </w:rPr>
        <w:t>conteúdos da disciplina selecionada</w:t>
      </w:r>
      <w:r w:rsidR="00372657">
        <w:rPr>
          <w:rFonts w:ascii="Arial" w:eastAsia="Calibri" w:hAnsi="Arial" w:cs="Arial"/>
          <w:sz w:val="24"/>
          <w:szCs w:val="24"/>
        </w:rPr>
        <w:t xml:space="preserve"> para estudo para realizarem as avaliações</w:t>
      </w:r>
      <w:r w:rsidR="002A202E">
        <w:rPr>
          <w:rFonts w:ascii="Arial" w:eastAsia="Calibri" w:hAnsi="Arial" w:cs="Arial"/>
          <w:sz w:val="24"/>
          <w:szCs w:val="24"/>
        </w:rPr>
        <w:t>.</w:t>
      </w:r>
    </w:p>
    <w:p w:rsidR="002A202E" w:rsidRDefault="004754AD" w:rsidP="0051587C">
      <w:pPr>
        <w:spacing w:after="0" w:line="360" w:lineRule="auto"/>
        <w:ind w:left="708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5</w:t>
      </w:r>
      <w:r w:rsidR="002A202E">
        <w:rPr>
          <w:rFonts w:ascii="Arial" w:eastAsia="Calibri" w:hAnsi="Arial" w:cs="Arial"/>
          <w:sz w:val="24"/>
          <w:szCs w:val="24"/>
        </w:rPr>
        <w:t xml:space="preserve">.1.1. Poderá selecionar várias </w:t>
      </w:r>
      <w:r w:rsidR="00304D17">
        <w:rPr>
          <w:rFonts w:ascii="Arial" w:eastAsia="Calibri" w:hAnsi="Arial" w:cs="Arial"/>
          <w:sz w:val="24"/>
          <w:szCs w:val="24"/>
        </w:rPr>
        <w:t>disciplinas</w:t>
      </w:r>
      <w:r w:rsidR="005B5FBB">
        <w:rPr>
          <w:rFonts w:ascii="Arial" w:eastAsia="Calibri" w:hAnsi="Arial" w:cs="Arial"/>
          <w:sz w:val="24"/>
          <w:szCs w:val="24"/>
        </w:rPr>
        <w:t xml:space="preserve"> e </w:t>
      </w:r>
      <w:commentRangeStart w:id="89"/>
      <w:r w:rsidR="00304D17">
        <w:rPr>
          <w:rFonts w:ascii="Arial" w:eastAsia="Calibri" w:hAnsi="Arial" w:cs="Arial"/>
          <w:sz w:val="24"/>
          <w:szCs w:val="24"/>
        </w:rPr>
        <w:t>conteúdos</w:t>
      </w:r>
      <w:commentRangeEnd w:id="89"/>
      <w:r w:rsidR="00892FA5">
        <w:rPr>
          <w:rStyle w:val="Refdecomentrio"/>
          <w:lang w:eastAsia="pt-BR"/>
        </w:rPr>
        <w:commentReference w:id="89"/>
      </w:r>
      <w:r w:rsidR="0051587C">
        <w:rPr>
          <w:rFonts w:ascii="Arial" w:eastAsia="Calibri" w:hAnsi="Arial" w:cs="Arial"/>
          <w:sz w:val="24"/>
          <w:szCs w:val="24"/>
        </w:rPr>
        <w:t>.</w:t>
      </w:r>
      <w:r w:rsidR="005B5FBB">
        <w:rPr>
          <w:rFonts w:ascii="Arial" w:eastAsia="Calibri" w:hAnsi="Arial" w:cs="Arial"/>
          <w:sz w:val="24"/>
          <w:szCs w:val="24"/>
        </w:rPr>
        <w:t xml:space="preserve"> Ex: Matemática </w:t>
      </w:r>
      <w:commentRangeStart w:id="90"/>
      <w:r w:rsidR="002A202E">
        <w:rPr>
          <w:rFonts w:ascii="Arial" w:eastAsia="Calibri" w:hAnsi="Arial" w:cs="Arial"/>
          <w:sz w:val="24"/>
          <w:szCs w:val="24"/>
        </w:rPr>
        <w:t>Equação do 2º grau.</w:t>
      </w:r>
      <w:r w:rsidR="005B5FBB">
        <w:rPr>
          <w:rFonts w:ascii="Arial" w:eastAsia="Calibri" w:hAnsi="Arial" w:cs="Arial"/>
          <w:sz w:val="24"/>
          <w:szCs w:val="24"/>
        </w:rPr>
        <w:t xml:space="preserve"> Química </w:t>
      </w:r>
      <w:proofErr w:type="gramStart"/>
      <w:r w:rsidR="005B5FBB">
        <w:rPr>
          <w:rFonts w:ascii="Arial" w:eastAsia="Calibri" w:hAnsi="Arial" w:cs="Arial"/>
          <w:sz w:val="24"/>
          <w:szCs w:val="24"/>
        </w:rPr>
        <w:t>orgânica</w:t>
      </w:r>
      <w:r w:rsidR="00517779">
        <w:rPr>
          <w:rFonts w:ascii="Arial" w:eastAsia="Calibri" w:hAnsi="Arial" w:cs="Arial"/>
          <w:sz w:val="24"/>
          <w:szCs w:val="24"/>
        </w:rPr>
        <w:t>.</w:t>
      </w:r>
      <w:commentRangeEnd w:id="90"/>
      <w:proofErr w:type="gramEnd"/>
      <w:r w:rsidR="00892FA5">
        <w:rPr>
          <w:rStyle w:val="Refdecomentrio"/>
          <w:lang w:eastAsia="pt-BR"/>
        </w:rPr>
        <w:commentReference w:id="90"/>
      </w:r>
    </w:p>
    <w:p w:rsidR="002A202E" w:rsidRDefault="004754AD" w:rsidP="0051587C">
      <w:pPr>
        <w:spacing w:after="0" w:line="360" w:lineRule="auto"/>
        <w:ind w:left="708"/>
        <w:jc w:val="both"/>
        <w:rPr>
          <w:rFonts w:ascii="Arial" w:eastAsia="Calibri" w:hAnsi="Arial" w:cs="Arial"/>
          <w:sz w:val="24"/>
          <w:szCs w:val="24"/>
        </w:rPr>
      </w:pPr>
      <w:commentRangeStart w:id="91"/>
      <w:r>
        <w:rPr>
          <w:rFonts w:ascii="Arial" w:eastAsia="Calibri" w:hAnsi="Arial" w:cs="Arial"/>
          <w:sz w:val="24"/>
          <w:szCs w:val="24"/>
        </w:rPr>
        <w:t>5</w:t>
      </w:r>
      <w:r w:rsidR="00725C4E">
        <w:rPr>
          <w:rFonts w:ascii="Arial" w:eastAsia="Calibri" w:hAnsi="Arial" w:cs="Arial"/>
          <w:sz w:val="24"/>
          <w:szCs w:val="24"/>
        </w:rPr>
        <w:t xml:space="preserve">.2. </w:t>
      </w:r>
      <w:r w:rsidR="00372657">
        <w:rPr>
          <w:rFonts w:ascii="Arial" w:eastAsia="Calibri" w:hAnsi="Arial" w:cs="Arial"/>
          <w:sz w:val="24"/>
          <w:szCs w:val="24"/>
        </w:rPr>
        <w:t>Ao fim de cada conteúdo das disciplinas, o sistema irá emitir uma avaliação referente ao</w:t>
      </w:r>
      <w:r w:rsidR="0074265E">
        <w:rPr>
          <w:rFonts w:ascii="Arial" w:eastAsia="Calibri" w:hAnsi="Arial" w:cs="Arial"/>
          <w:sz w:val="24"/>
          <w:szCs w:val="24"/>
        </w:rPr>
        <w:t>s</w:t>
      </w:r>
      <w:r w:rsidR="00372657">
        <w:rPr>
          <w:rFonts w:ascii="Arial" w:eastAsia="Calibri" w:hAnsi="Arial" w:cs="Arial"/>
          <w:sz w:val="24"/>
          <w:szCs w:val="24"/>
        </w:rPr>
        <w:t xml:space="preserve"> conteúdos </w:t>
      </w:r>
      <w:proofErr w:type="gramStart"/>
      <w:r w:rsidR="00372657">
        <w:rPr>
          <w:rFonts w:ascii="Arial" w:eastAsia="Calibri" w:hAnsi="Arial" w:cs="Arial"/>
          <w:sz w:val="24"/>
          <w:szCs w:val="24"/>
        </w:rPr>
        <w:t>selecionado</w:t>
      </w:r>
      <w:r w:rsidR="0074265E">
        <w:rPr>
          <w:rFonts w:ascii="Arial" w:eastAsia="Calibri" w:hAnsi="Arial" w:cs="Arial"/>
          <w:sz w:val="24"/>
          <w:szCs w:val="24"/>
        </w:rPr>
        <w:t>s</w:t>
      </w:r>
      <w:r w:rsidR="00372657">
        <w:rPr>
          <w:rFonts w:ascii="Arial" w:eastAsia="Calibri" w:hAnsi="Arial" w:cs="Arial"/>
          <w:sz w:val="24"/>
          <w:szCs w:val="24"/>
        </w:rPr>
        <w:t>.</w:t>
      </w:r>
      <w:commentRangeEnd w:id="91"/>
      <w:proofErr w:type="gramEnd"/>
      <w:r w:rsidR="0039399F">
        <w:rPr>
          <w:rStyle w:val="Refdecomentrio"/>
          <w:lang w:eastAsia="pt-BR"/>
        </w:rPr>
        <w:commentReference w:id="91"/>
      </w:r>
    </w:p>
    <w:p w:rsidR="0051587C" w:rsidRDefault="004754AD" w:rsidP="0051587C">
      <w:pPr>
        <w:spacing w:after="0" w:line="360" w:lineRule="auto"/>
        <w:ind w:left="708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5</w:t>
      </w:r>
      <w:r w:rsidR="0074265E">
        <w:rPr>
          <w:rFonts w:ascii="Arial" w:eastAsia="Calibri" w:hAnsi="Arial" w:cs="Arial"/>
          <w:sz w:val="24"/>
          <w:szCs w:val="24"/>
        </w:rPr>
        <w:t>.2.1. Quando finalizar a</w:t>
      </w:r>
      <w:r w:rsidR="002A202E">
        <w:rPr>
          <w:rFonts w:ascii="Arial" w:eastAsia="Calibri" w:hAnsi="Arial" w:cs="Arial"/>
          <w:sz w:val="24"/>
          <w:szCs w:val="24"/>
        </w:rPr>
        <w:t xml:space="preserve"> avalia</w:t>
      </w:r>
      <w:r w:rsidR="0074265E">
        <w:rPr>
          <w:rFonts w:ascii="Arial" w:eastAsia="Calibri" w:hAnsi="Arial" w:cs="Arial"/>
          <w:sz w:val="24"/>
          <w:szCs w:val="24"/>
        </w:rPr>
        <w:t>ção,</w:t>
      </w:r>
      <w:r w:rsidR="00372657">
        <w:rPr>
          <w:rFonts w:ascii="Arial" w:eastAsia="Calibri" w:hAnsi="Arial" w:cs="Arial"/>
          <w:sz w:val="24"/>
          <w:szCs w:val="24"/>
        </w:rPr>
        <w:t xml:space="preserve"> o </w:t>
      </w:r>
      <w:commentRangeStart w:id="92"/>
      <w:r w:rsidR="00372657">
        <w:rPr>
          <w:rFonts w:ascii="Arial" w:eastAsia="Calibri" w:hAnsi="Arial" w:cs="Arial"/>
          <w:sz w:val="24"/>
          <w:szCs w:val="24"/>
        </w:rPr>
        <w:t>sistema deve</w:t>
      </w:r>
      <w:r w:rsidR="00BF51E3">
        <w:rPr>
          <w:rFonts w:ascii="Arial" w:eastAsia="Calibri" w:hAnsi="Arial" w:cs="Arial"/>
          <w:sz w:val="24"/>
          <w:szCs w:val="24"/>
        </w:rPr>
        <w:t xml:space="preserve"> </w:t>
      </w:r>
      <w:r w:rsidR="00372657">
        <w:rPr>
          <w:rFonts w:ascii="Arial" w:eastAsia="Calibri" w:hAnsi="Arial" w:cs="Arial"/>
          <w:sz w:val="24"/>
          <w:szCs w:val="24"/>
        </w:rPr>
        <w:t xml:space="preserve">fazer a </w:t>
      </w:r>
      <w:r w:rsidR="0074265E">
        <w:rPr>
          <w:rFonts w:ascii="Arial" w:eastAsia="Calibri" w:hAnsi="Arial" w:cs="Arial"/>
          <w:sz w:val="24"/>
          <w:szCs w:val="24"/>
        </w:rPr>
        <w:t>correção e</w:t>
      </w:r>
      <w:r w:rsidR="002A202E">
        <w:rPr>
          <w:rFonts w:ascii="Arial" w:eastAsia="Calibri" w:hAnsi="Arial" w:cs="Arial"/>
          <w:sz w:val="24"/>
          <w:szCs w:val="24"/>
        </w:rPr>
        <w:t xml:space="preserve"> o resultado da avaliação </w:t>
      </w:r>
      <w:commentRangeEnd w:id="92"/>
      <w:r w:rsidR="003C1C21">
        <w:rPr>
          <w:rStyle w:val="Refdecomentrio"/>
          <w:lang w:eastAsia="pt-BR"/>
        </w:rPr>
        <w:commentReference w:id="92"/>
      </w:r>
      <w:r w:rsidR="002A202E">
        <w:rPr>
          <w:rFonts w:ascii="Arial" w:eastAsia="Calibri" w:hAnsi="Arial" w:cs="Arial"/>
          <w:sz w:val="24"/>
          <w:szCs w:val="24"/>
        </w:rPr>
        <w:t>ser</w:t>
      </w:r>
      <w:r w:rsidR="00372657">
        <w:rPr>
          <w:rFonts w:ascii="Arial" w:eastAsia="Calibri" w:hAnsi="Arial" w:cs="Arial"/>
          <w:sz w:val="24"/>
          <w:szCs w:val="24"/>
        </w:rPr>
        <w:t>á</w:t>
      </w:r>
      <w:r w:rsidR="002A202E">
        <w:rPr>
          <w:rFonts w:ascii="Arial" w:eastAsia="Calibri" w:hAnsi="Arial" w:cs="Arial"/>
          <w:sz w:val="24"/>
          <w:szCs w:val="24"/>
        </w:rPr>
        <w:t xml:space="preserve"> enviado automaticamente p</w:t>
      </w:r>
      <w:r w:rsidR="00A14DE7">
        <w:rPr>
          <w:rFonts w:ascii="Arial" w:eastAsia="Calibri" w:hAnsi="Arial" w:cs="Arial"/>
          <w:sz w:val="24"/>
          <w:szCs w:val="24"/>
        </w:rPr>
        <w:t>ara o</w:t>
      </w:r>
      <w:r w:rsidR="002A202E">
        <w:rPr>
          <w:rFonts w:ascii="Arial" w:eastAsia="Calibri" w:hAnsi="Arial" w:cs="Arial"/>
          <w:sz w:val="24"/>
          <w:szCs w:val="24"/>
        </w:rPr>
        <w:t xml:space="preserve"> e-mail do usuário</w:t>
      </w:r>
      <w:r w:rsidR="00372657">
        <w:rPr>
          <w:rFonts w:ascii="Arial" w:eastAsia="Calibri" w:hAnsi="Arial" w:cs="Arial"/>
          <w:sz w:val="24"/>
          <w:szCs w:val="24"/>
        </w:rPr>
        <w:t xml:space="preserve"> aluno</w:t>
      </w:r>
      <w:r w:rsidR="002A202E">
        <w:rPr>
          <w:rFonts w:ascii="Arial" w:eastAsia="Calibri" w:hAnsi="Arial" w:cs="Arial"/>
          <w:sz w:val="24"/>
          <w:szCs w:val="24"/>
        </w:rPr>
        <w:t>.</w:t>
      </w:r>
    </w:p>
    <w:p w:rsidR="002A202E" w:rsidRDefault="004754AD" w:rsidP="0051587C">
      <w:pPr>
        <w:spacing w:after="0" w:line="360" w:lineRule="auto"/>
        <w:ind w:left="708"/>
        <w:jc w:val="both"/>
        <w:rPr>
          <w:rFonts w:ascii="Arial" w:eastAsia="Calibri" w:hAnsi="Arial" w:cs="Arial"/>
          <w:sz w:val="24"/>
          <w:szCs w:val="24"/>
        </w:rPr>
      </w:pPr>
      <w:commentRangeStart w:id="93"/>
      <w:r>
        <w:rPr>
          <w:rFonts w:ascii="Arial" w:eastAsia="Calibri" w:hAnsi="Arial" w:cs="Arial"/>
          <w:sz w:val="24"/>
          <w:szCs w:val="24"/>
        </w:rPr>
        <w:t>5</w:t>
      </w:r>
      <w:r w:rsidR="0051587C">
        <w:rPr>
          <w:rFonts w:ascii="Arial" w:eastAsia="Calibri" w:hAnsi="Arial" w:cs="Arial"/>
          <w:sz w:val="24"/>
          <w:szCs w:val="24"/>
        </w:rPr>
        <w:t xml:space="preserve">.2.2. </w:t>
      </w:r>
      <w:r w:rsidR="00304D17">
        <w:rPr>
          <w:rFonts w:ascii="Arial" w:eastAsia="Calibri" w:hAnsi="Arial" w:cs="Arial"/>
          <w:sz w:val="24"/>
          <w:szCs w:val="24"/>
        </w:rPr>
        <w:t>O administrador e professor poderão emitir um</w:t>
      </w:r>
      <w:r w:rsidR="002A202E">
        <w:rPr>
          <w:rFonts w:ascii="Arial" w:eastAsia="Calibri" w:hAnsi="Arial" w:cs="Arial"/>
          <w:sz w:val="24"/>
          <w:szCs w:val="24"/>
        </w:rPr>
        <w:t xml:space="preserve"> relatório </w:t>
      </w:r>
      <w:r w:rsidR="0051587C">
        <w:rPr>
          <w:rFonts w:ascii="Arial" w:eastAsia="Calibri" w:hAnsi="Arial" w:cs="Arial"/>
          <w:sz w:val="24"/>
          <w:szCs w:val="24"/>
        </w:rPr>
        <w:t xml:space="preserve">da avaliação </w:t>
      </w:r>
      <w:r w:rsidR="00A14DE7">
        <w:rPr>
          <w:rFonts w:ascii="Arial" w:eastAsia="Calibri" w:hAnsi="Arial" w:cs="Arial"/>
          <w:sz w:val="24"/>
          <w:szCs w:val="24"/>
        </w:rPr>
        <w:t>do</w:t>
      </w:r>
      <w:r w:rsidR="002A202E">
        <w:rPr>
          <w:rFonts w:ascii="Arial" w:eastAsia="Calibri" w:hAnsi="Arial" w:cs="Arial"/>
          <w:sz w:val="24"/>
          <w:szCs w:val="24"/>
        </w:rPr>
        <w:t xml:space="preserve"> usuário</w:t>
      </w:r>
      <w:r w:rsidR="00A14DE7">
        <w:rPr>
          <w:rFonts w:ascii="Arial" w:eastAsia="Calibri" w:hAnsi="Arial" w:cs="Arial"/>
          <w:sz w:val="24"/>
          <w:szCs w:val="24"/>
        </w:rPr>
        <w:t xml:space="preserve"> </w:t>
      </w:r>
      <w:proofErr w:type="gramStart"/>
      <w:r w:rsidR="00304D17">
        <w:rPr>
          <w:rFonts w:ascii="Arial" w:eastAsia="Calibri" w:hAnsi="Arial" w:cs="Arial"/>
          <w:sz w:val="24"/>
          <w:szCs w:val="24"/>
        </w:rPr>
        <w:t>aluno</w:t>
      </w:r>
      <w:r w:rsidR="002A202E">
        <w:rPr>
          <w:rFonts w:ascii="Arial" w:eastAsia="Calibri" w:hAnsi="Arial" w:cs="Arial"/>
          <w:sz w:val="24"/>
          <w:szCs w:val="24"/>
        </w:rPr>
        <w:t>.</w:t>
      </w:r>
      <w:commentRangeEnd w:id="93"/>
      <w:proofErr w:type="gramEnd"/>
      <w:r w:rsidR="00CA2CFF">
        <w:rPr>
          <w:rStyle w:val="Refdecomentrio"/>
          <w:lang w:eastAsia="pt-BR"/>
        </w:rPr>
        <w:commentReference w:id="93"/>
      </w:r>
    </w:p>
    <w:p w:rsidR="0051587C" w:rsidRPr="0051587C" w:rsidDel="0021435F" w:rsidRDefault="0051587C" w:rsidP="0051587C">
      <w:pPr>
        <w:spacing w:after="0" w:line="360" w:lineRule="auto"/>
        <w:ind w:left="708"/>
        <w:jc w:val="both"/>
        <w:rPr>
          <w:del w:id="94" w:author="Silvia Helena" w:date="2017-06-19T22:12:00Z"/>
          <w:rFonts w:ascii="Arial" w:eastAsia="Calibri" w:hAnsi="Arial" w:cs="Arial"/>
          <w:sz w:val="24"/>
          <w:szCs w:val="24"/>
        </w:rPr>
      </w:pPr>
    </w:p>
    <w:p w:rsidR="00B473E7" w:rsidDel="0021435F" w:rsidRDefault="00B473E7" w:rsidP="00122E16">
      <w:pPr>
        <w:spacing w:after="0" w:line="360" w:lineRule="auto"/>
        <w:rPr>
          <w:del w:id="95" w:author="Silvia Helena" w:date="2017-06-19T22:12:00Z"/>
          <w:rFonts w:ascii="Arial" w:eastAsia="Calibri" w:hAnsi="Arial" w:cs="Arial"/>
          <w:b/>
          <w:sz w:val="24"/>
          <w:szCs w:val="24"/>
        </w:rPr>
      </w:pPr>
    </w:p>
    <w:p w:rsidR="000E71F8" w:rsidRDefault="000E71F8" w:rsidP="00122E16">
      <w:pPr>
        <w:spacing w:after="0" w:line="360" w:lineRule="auto"/>
        <w:rPr>
          <w:rFonts w:ascii="Arial" w:eastAsia="Calibri" w:hAnsi="Arial" w:cs="Arial"/>
          <w:b/>
          <w:sz w:val="24"/>
          <w:szCs w:val="24"/>
        </w:rPr>
      </w:pPr>
    </w:p>
    <w:p w:rsidR="00122E16" w:rsidRPr="00304D17" w:rsidRDefault="004754AD" w:rsidP="00304D17">
      <w:pPr>
        <w:pStyle w:val="Ttulo3"/>
      </w:pPr>
      <w:bookmarkStart w:id="96" w:name="_Toc466916165"/>
      <w:bookmarkStart w:id="97" w:name="_Toc467159053"/>
      <w:r>
        <w:t>[RF06</w:t>
      </w:r>
      <w:r w:rsidR="00122E16">
        <w:t xml:space="preserve">] </w:t>
      </w:r>
      <w:r w:rsidR="00122E16" w:rsidRPr="002A202E">
        <w:t>Emitir resultados de avaliações</w:t>
      </w:r>
      <w:bookmarkEnd w:id="96"/>
      <w:bookmarkEnd w:id="97"/>
    </w:p>
    <w:p w:rsidR="00122E16" w:rsidRPr="00122E16" w:rsidRDefault="004754AD" w:rsidP="00725C4E">
      <w:pPr>
        <w:spacing w:after="0" w:line="360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           6</w:t>
      </w:r>
      <w:r w:rsidR="000672F2">
        <w:rPr>
          <w:rFonts w:ascii="Arial" w:eastAsia="Calibri" w:hAnsi="Arial" w:cs="Arial"/>
          <w:sz w:val="24"/>
          <w:szCs w:val="24"/>
        </w:rPr>
        <w:t>.1</w:t>
      </w:r>
      <w:r w:rsidR="0074265E">
        <w:rPr>
          <w:rFonts w:ascii="Arial" w:eastAsia="Calibri" w:hAnsi="Arial" w:cs="Arial"/>
          <w:sz w:val="24"/>
          <w:szCs w:val="24"/>
        </w:rPr>
        <w:t>. O resultado</w:t>
      </w:r>
      <w:r w:rsidR="00122E16" w:rsidRPr="00122E16">
        <w:rPr>
          <w:rFonts w:ascii="Arial" w:eastAsia="Calibri" w:hAnsi="Arial" w:cs="Arial"/>
          <w:sz w:val="24"/>
          <w:szCs w:val="24"/>
        </w:rPr>
        <w:t xml:space="preserve"> das avaliações ser</w:t>
      </w:r>
      <w:r w:rsidR="00C041FA">
        <w:rPr>
          <w:rFonts w:ascii="Arial" w:eastAsia="Calibri" w:hAnsi="Arial" w:cs="Arial"/>
          <w:sz w:val="24"/>
          <w:szCs w:val="24"/>
        </w:rPr>
        <w:t>á automaticamente</w:t>
      </w:r>
      <w:r w:rsidR="0074265E">
        <w:rPr>
          <w:rFonts w:ascii="Arial" w:eastAsia="Calibri" w:hAnsi="Arial" w:cs="Arial"/>
          <w:sz w:val="24"/>
          <w:szCs w:val="24"/>
        </w:rPr>
        <w:t xml:space="preserve"> </w:t>
      </w:r>
      <w:r w:rsidR="00122E16" w:rsidRPr="00122E16">
        <w:rPr>
          <w:rFonts w:ascii="Arial" w:eastAsia="Calibri" w:hAnsi="Arial" w:cs="Arial"/>
          <w:sz w:val="24"/>
          <w:szCs w:val="24"/>
        </w:rPr>
        <w:t xml:space="preserve">enviado </w:t>
      </w:r>
      <w:r w:rsidR="00C041FA">
        <w:rPr>
          <w:rFonts w:ascii="Arial" w:eastAsia="Calibri" w:hAnsi="Arial" w:cs="Arial"/>
          <w:sz w:val="24"/>
          <w:szCs w:val="24"/>
        </w:rPr>
        <w:t>para o</w:t>
      </w:r>
      <w:r w:rsidR="0074265E">
        <w:rPr>
          <w:rFonts w:ascii="Arial" w:eastAsia="Calibri" w:hAnsi="Arial" w:cs="Arial"/>
          <w:sz w:val="24"/>
          <w:szCs w:val="24"/>
        </w:rPr>
        <w:t xml:space="preserve"> </w:t>
      </w:r>
      <w:r w:rsidR="00122E16" w:rsidRPr="00122E16">
        <w:rPr>
          <w:rFonts w:ascii="Arial" w:eastAsia="Calibri" w:hAnsi="Arial" w:cs="Arial"/>
          <w:sz w:val="24"/>
          <w:szCs w:val="24"/>
        </w:rPr>
        <w:t>e-mail</w:t>
      </w:r>
      <w:r w:rsidR="00C041FA">
        <w:rPr>
          <w:rFonts w:ascii="Arial" w:eastAsia="Calibri" w:hAnsi="Arial" w:cs="Arial"/>
          <w:sz w:val="24"/>
          <w:szCs w:val="24"/>
        </w:rPr>
        <w:t xml:space="preserve"> do aluno</w:t>
      </w:r>
      <w:r w:rsidR="00122E16" w:rsidRPr="00122E16">
        <w:rPr>
          <w:rFonts w:ascii="Arial" w:eastAsia="Calibri" w:hAnsi="Arial" w:cs="Arial"/>
          <w:sz w:val="24"/>
          <w:szCs w:val="24"/>
        </w:rPr>
        <w:t>.</w:t>
      </w:r>
    </w:p>
    <w:p w:rsidR="00122E16" w:rsidRDefault="004754AD" w:rsidP="00725C4E">
      <w:pPr>
        <w:spacing w:after="0" w:line="360" w:lineRule="auto"/>
        <w:jc w:val="both"/>
        <w:rPr>
          <w:rFonts w:ascii="Arial" w:eastAsia="Calibri" w:hAnsi="Arial" w:cs="Arial"/>
          <w:sz w:val="24"/>
          <w:szCs w:val="24"/>
        </w:rPr>
      </w:pPr>
      <w:commentRangeStart w:id="98"/>
      <w:r>
        <w:rPr>
          <w:rFonts w:ascii="Arial" w:eastAsia="Calibri" w:hAnsi="Arial" w:cs="Arial"/>
          <w:sz w:val="24"/>
          <w:szCs w:val="24"/>
        </w:rPr>
        <w:tab/>
        <w:t>6</w:t>
      </w:r>
      <w:r w:rsidR="000672F2">
        <w:rPr>
          <w:rFonts w:ascii="Arial" w:eastAsia="Calibri" w:hAnsi="Arial" w:cs="Arial"/>
          <w:sz w:val="24"/>
          <w:szCs w:val="24"/>
        </w:rPr>
        <w:t>.1</w:t>
      </w:r>
      <w:r w:rsidR="00122E16" w:rsidRPr="00122E16">
        <w:rPr>
          <w:rFonts w:ascii="Arial" w:eastAsia="Calibri" w:hAnsi="Arial" w:cs="Arial"/>
          <w:sz w:val="24"/>
          <w:szCs w:val="24"/>
        </w:rPr>
        <w:t xml:space="preserve">.1. Ao termino da prova o sistema vai comparar a avaliação com o gabarito para emitir os </w:t>
      </w:r>
      <w:proofErr w:type="gramStart"/>
      <w:r w:rsidR="00122E16" w:rsidRPr="00122E16">
        <w:rPr>
          <w:rFonts w:ascii="Arial" w:eastAsia="Calibri" w:hAnsi="Arial" w:cs="Arial"/>
          <w:sz w:val="24"/>
          <w:szCs w:val="24"/>
        </w:rPr>
        <w:t>resultados.</w:t>
      </w:r>
      <w:commentRangeEnd w:id="98"/>
      <w:proofErr w:type="gramEnd"/>
      <w:r w:rsidR="009E1596">
        <w:rPr>
          <w:rStyle w:val="Refdecomentrio"/>
          <w:lang w:eastAsia="pt-BR"/>
        </w:rPr>
        <w:commentReference w:id="98"/>
      </w:r>
    </w:p>
    <w:p w:rsidR="00C041FA" w:rsidRPr="00122E16" w:rsidRDefault="004754AD" w:rsidP="00725C4E">
      <w:pPr>
        <w:spacing w:after="0" w:line="360" w:lineRule="auto"/>
        <w:jc w:val="both"/>
        <w:rPr>
          <w:rFonts w:ascii="Arial" w:eastAsia="Calibri" w:hAnsi="Arial" w:cs="Arial"/>
          <w:sz w:val="24"/>
          <w:szCs w:val="24"/>
        </w:rPr>
      </w:pPr>
      <w:commentRangeStart w:id="99"/>
      <w:r>
        <w:rPr>
          <w:rFonts w:ascii="Arial" w:eastAsia="Calibri" w:hAnsi="Arial" w:cs="Arial"/>
          <w:sz w:val="24"/>
          <w:szCs w:val="24"/>
        </w:rPr>
        <w:t xml:space="preserve">          6</w:t>
      </w:r>
      <w:r w:rsidR="00C041FA">
        <w:rPr>
          <w:rFonts w:ascii="Arial" w:eastAsia="Calibri" w:hAnsi="Arial" w:cs="Arial"/>
          <w:sz w:val="24"/>
          <w:szCs w:val="24"/>
        </w:rPr>
        <w:t xml:space="preserve">.1.2 A pontuação do aluno deverá ser acima de </w:t>
      </w:r>
      <w:proofErr w:type="gramStart"/>
      <w:r w:rsidR="00C041FA">
        <w:rPr>
          <w:rFonts w:ascii="Arial" w:eastAsia="Calibri" w:hAnsi="Arial" w:cs="Arial"/>
          <w:sz w:val="24"/>
          <w:szCs w:val="24"/>
        </w:rPr>
        <w:t>6</w:t>
      </w:r>
      <w:proofErr w:type="gramEnd"/>
      <w:r w:rsidR="00C041FA">
        <w:rPr>
          <w:rFonts w:ascii="Arial" w:eastAsia="Calibri" w:hAnsi="Arial" w:cs="Arial"/>
          <w:sz w:val="24"/>
          <w:szCs w:val="24"/>
        </w:rPr>
        <w:t xml:space="preserve"> para ser aprovado na disciplina. </w:t>
      </w:r>
      <w:commentRangeEnd w:id="99"/>
      <w:r w:rsidR="008E4AAF">
        <w:rPr>
          <w:rStyle w:val="Refdecomentrio"/>
          <w:lang w:eastAsia="pt-BR"/>
        </w:rPr>
        <w:commentReference w:id="99"/>
      </w:r>
      <w:r w:rsidR="00C041FA">
        <w:rPr>
          <w:rFonts w:ascii="Arial" w:eastAsia="Calibri" w:hAnsi="Arial" w:cs="Arial"/>
          <w:sz w:val="24"/>
          <w:szCs w:val="24"/>
        </w:rPr>
        <w:t xml:space="preserve"> </w:t>
      </w:r>
    </w:p>
    <w:p w:rsidR="00122E16" w:rsidRDefault="00122E16" w:rsidP="00122E16">
      <w:pPr>
        <w:spacing w:after="0" w:line="360" w:lineRule="auto"/>
        <w:rPr>
          <w:rFonts w:ascii="Arial" w:eastAsia="Calibri" w:hAnsi="Arial" w:cs="Arial"/>
          <w:sz w:val="24"/>
          <w:szCs w:val="24"/>
        </w:rPr>
      </w:pPr>
    </w:p>
    <w:p w:rsidR="00122E16" w:rsidRDefault="00D57929" w:rsidP="00D57929">
      <w:pPr>
        <w:pStyle w:val="Ttulo2"/>
      </w:pPr>
      <w:bookmarkStart w:id="100" w:name="_Toc467159054"/>
      <w:r w:rsidRPr="00D57929">
        <w:lastRenderedPageBreak/>
        <w:t>3.2</w:t>
      </w:r>
      <w:commentRangeStart w:id="101"/>
      <w:r w:rsidRPr="00D57929">
        <w:t xml:space="preserve">. Requisitos </w:t>
      </w:r>
      <w:proofErr w:type="spellStart"/>
      <w:r w:rsidRPr="00D57929">
        <w:t>Não-Funcionais</w:t>
      </w:r>
      <w:bookmarkEnd w:id="100"/>
      <w:commentRangeEnd w:id="101"/>
      <w:proofErr w:type="spellEnd"/>
      <w:r w:rsidR="00124425">
        <w:rPr>
          <w:rStyle w:val="Refdecomentrio"/>
          <w:rFonts w:asciiTheme="minorHAnsi" w:eastAsiaTheme="minorEastAsia" w:hAnsiTheme="minorHAnsi" w:cstheme="minorBidi"/>
          <w:b w:val="0"/>
          <w:lang w:eastAsia="pt-BR"/>
        </w:rPr>
        <w:commentReference w:id="101"/>
      </w:r>
    </w:p>
    <w:p w:rsidR="00D57929" w:rsidRDefault="00D57929" w:rsidP="00D57929">
      <w:pPr>
        <w:spacing w:after="0" w:line="360" w:lineRule="auto"/>
        <w:rPr>
          <w:rFonts w:ascii="Arial" w:eastAsia="Calibri" w:hAnsi="Arial" w:cs="Arial"/>
          <w:b/>
          <w:sz w:val="24"/>
          <w:szCs w:val="24"/>
        </w:rPr>
      </w:pPr>
    </w:p>
    <w:p w:rsidR="00124425" w:rsidRDefault="00124425">
      <w:pPr>
        <w:rPr>
          <w:ins w:id="102" w:author="Silvia Helena" w:date="2017-06-19T22:14:00Z"/>
          <w:rFonts w:ascii="Arial" w:eastAsiaTheme="majorEastAsia" w:hAnsi="Arial" w:cstheme="majorBidi"/>
          <w:b/>
          <w:sz w:val="24"/>
          <w:szCs w:val="26"/>
        </w:rPr>
      </w:pPr>
      <w:ins w:id="103" w:author="Silvia Helena" w:date="2017-06-19T22:14:00Z">
        <w:r>
          <w:rPr>
            <w:rFonts w:ascii="Arial" w:eastAsiaTheme="majorEastAsia" w:hAnsi="Arial" w:cstheme="majorBidi"/>
            <w:b/>
            <w:sz w:val="24"/>
            <w:szCs w:val="26"/>
          </w:rPr>
          <w:br w:type="page"/>
        </w:r>
      </w:ins>
    </w:p>
    <w:p w:rsidR="00266AD4" w:rsidRDefault="00C638B7" w:rsidP="00266AD4">
      <w:pPr>
        <w:spacing w:after="0" w:line="360" w:lineRule="auto"/>
        <w:rPr>
          <w:rFonts w:ascii="Arial" w:eastAsiaTheme="majorEastAsia" w:hAnsi="Arial" w:cstheme="majorBidi"/>
          <w:b/>
          <w:sz w:val="24"/>
          <w:szCs w:val="26"/>
        </w:rPr>
      </w:pPr>
      <w:r>
        <w:rPr>
          <w:rFonts w:ascii="Arial" w:eastAsiaTheme="majorEastAsia" w:hAnsi="Arial" w:cstheme="majorBidi"/>
          <w:b/>
          <w:sz w:val="24"/>
          <w:szCs w:val="26"/>
        </w:rPr>
        <w:lastRenderedPageBreak/>
        <w:t xml:space="preserve">4. </w:t>
      </w:r>
      <w:del w:id="104" w:author="Silvia Helena" w:date="2017-06-19T22:14:00Z">
        <w:r w:rsidDel="00D209D4">
          <w:rPr>
            <w:rFonts w:ascii="Arial" w:eastAsiaTheme="majorEastAsia" w:hAnsi="Arial" w:cstheme="majorBidi"/>
            <w:b/>
            <w:sz w:val="24"/>
            <w:szCs w:val="26"/>
          </w:rPr>
          <w:delText xml:space="preserve">Especificação </w:delText>
        </w:r>
      </w:del>
      <w:ins w:id="105" w:author="Silvia Helena" w:date="2017-06-19T22:15:00Z">
        <w:r w:rsidR="00DA36C7">
          <w:rPr>
            <w:rFonts w:ascii="Arial" w:eastAsiaTheme="majorEastAsia" w:hAnsi="Arial" w:cstheme="majorBidi"/>
            <w:b/>
            <w:sz w:val="24"/>
            <w:szCs w:val="26"/>
          </w:rPr>
          <w:t>MODELAGEM</w:t>
        </w:r>
      </w:ins>
      <w:ins w:id="106" w:author="Silvia Helena" w:date="2017-06-19T22:14:00Z">
        <w:r w:rsidR="00D209D4">
          <w:rPr>
            <w:rFonts w:ascii="Arial" w:eastAsiaTheme="majorEastAsia" w:hAnsi="Arial" w:cstheme="majorBidi"/>
            <w:b/>
            <w:sz w:val="24"/>
            <w:szCs w:val="26"/>
          </w:rPr>
          <w:t xml:space="preserve"> </w:t>
        </w:r>
      </w:ins>
      <w:r>
        <w:rPr>
          <w:rFonts w:ascii="Arial" w:eastAsiaTheme="majorEastAsia" w:hAnsi="Arial" w:cstheme="majorBidi"/>
          <w:b/>
          <w:sz w:val="24"/>
          <w:szCs w:val="26"/>
        </w:rPr>
        <w:t>do</w:t>
      </w:r>
      <w:del w:id="107" w:author="Silvia Helena" w:date="2017-06-19T22:14:00Z">
        <w:r w:rsidDel="00DA36C7">
          <w:rPr>
            <w:rFonts w:ascii="Arial" w:eastAsiaTheme="majorEastAsia" w:hAnsi="Arial" w:cstheme="majorBidi"/>
            <w:b/>
            <w:sz w:val="24"/>
            <w:szCs w:val="26"/>
          </w:rPr>
          <w:delText>s</w:delText>
        </w:r>
      </w:del>
      <w:r>
        <w:rPr>
          <w:rFonts w:ascii="Arial" w:eastAsiaTheme="majorEastAsia" w:hAnsi="Arial" w:cstheme="majorBidi"/>
          <w:b/>
          <w:sz w:val="24"/>
          <w:szCs w:val="26"/>
        </w:rPr>
        <w:t xml:space="preserve"> </w:t>
      </w:r>
      <w:del w:id="108" w:author="Silvia Helena" w:date="2017-06-19T22:15:00Z">
        <w:r w:rsidDel="00DA36C7">
          <w:rPr>
            <w:rFonts w:ascii="Arial" w:eastAsiaTheme="majorEastAsia" w:hAnsi="Arial" w:cstheme="majorBidi"/>
            <w:b/>
            <w:sz w:val="24"/>
            <w:szCs w:val="26"/>
          </w:rPr>
          <w:delText>requisitos</w:delText>
        </w:r>
      </w:del>
      <w:ins w:id="109" w:author="Silvia Helena" w:date="2017-06-19T22:15:00Z">
        <w:r w:rsidR="00DA36C7">
          <w:rPr>
            <w:rFonts w:ascii="Arial" w:eastAsiaTheme="majorEastAsia" w:hAnsi="Arial" w:cstheme="majorBidi"/>
            <w:b/>
            <w:sz w:val="24"/>
            <w:szCs w:val="26"/>
          </w:rPr>
          <w:t>SISTEMA</w:t>
        </w:r>
      </w:ins>
    </w:p>
    <w:p w:rsidR="00C638B7" w:rsidRDefault="00C638B7" w:rsidP="00266AD4">
      <w:pPr>
        <w:spacing w:after="0" w:line="360" w:lineRule="auto"/>
        <w:rPr>
          <w:rFonts w:ascii="Arial" w:eastAsiaTheme="majorEastAsia" w:hAnsi="Arial" w:cstheme="majorBidi"/>
          <w:b/>
          <w:sz w:val="24"/>
          <w:szCs w:val="26"/>
        </w:rPr>
      </w:pPr>
    </w:p>
    <w:p w:rsidR="00C638B7" w:rsidRDefault="00C638B7" w:rsidP="00B12800">
      <w:pPr>
        <w:spacing w:after="0" w:line="360" w:lineRule="auto"/>
        <w:ind w:firstLine="708"/>
        <w:jc w:val="both"/>
        <w:rPr>
          <w:rFonts w:ascii="Arial" w:eastAsiaTheme="majorEastAsia" w:hAnsi="Arial" w:cstheme="majorBidi"/>
          <w:sz w:val="24"/>
          <w:szCs w:val="26"/>
        </w:rPr>
        <w:pPrChange w:id="110" w:author="Silvia Helena" w:date="2017-06-19T22:15:00Z">
          <w:pPr>
            <w:spacing w:after="0" w:line="360" w:lineRule="auto"/>
            <w:ind w:firstLine="708"/>
          </w:pPr>
        </w:pPrChange>
      </w:pPr>
      <w:proofErr w:type="gramStart"/>
      <w:r>
        <w:rPr>
          <w:rFonts w:ascii="Arial" w:eastAsiaTheme="majorEastAsia" w:hAnsi="Arial" w:cstheme="majorBidi"/>
          <w:sz w:val="24"/>
          <w:szCs w:val="26"/>
        </w:rPr>
        <w:t>Este capitulo</w:t>
      </w:r>
      <w:proofErr w:type="gramEnd"/>
      <w:r>
        <w:rPr>
          <w:rFonts w:ascii="Arial" w:eastAsiaTheme="majorEastAsia" w:hAnsi="Arial" w:cstheme="majorBidi"/>
          <w:sz w:val="24"/>
          <w:szCs w:val="26"/>
        </w:rPr>
        <w:t xml:space="preserve"> irá apresentar </w:t>
      </w:r>
      <w:del w:id="111" w:author="Silvia Helena" w:date="2017-06-19T22:15:00Z">
        <w:r w:rsidDel="00B12800">
          <w:rPr>
            <w:rFonts w:ascii="Arial" w:eastAsiaTheme="majorEastAsia" w:hAnsi="Arial" w:cstheme="majorBidi"/>
            <w:sz w:val="24"/>
            <w:szCs w:val="26"/>
          </w:rPr>
          <w:delText>as especificações dos requisitos do</w:delText>
        </w:r>
      </w:del>
      <w:ins w:id="112" w:author="Silvia Helena" w:date="2017-06-19T22:15:00Z">
        <w:r w:rsidR="00B12800">
          <w:rPr>
            <w:rFonts w:ascii="Arial" w:eastAsiaTheme="majorEastAsia" w:hAnsi="Arial" w:cstheme="majorBidi"/>
            <w:sz w:val="24"/>
            <w:szCs w:val="26"/>
          </w:rPr>
          <w:t>a modelagem do</w:t>
        </w:r>
      </w:ins>
      <w:r>
        <w:rPr>
          <w:rFonts w:ascii="Arial" w:eastAsiaTheme="majorEastAsia" w:hAnsi="Arial" w:cstheme="majorBidi"/>
          <w:sz w:val="24"/>
          <w:szCs w:val="26"/>
        </w:rPr>
        <w:t xml:space="preserve"> Sistema de Auxilio de Aprendizagem. Os modelos a seguir foram feitos com base nas técnicas de modelagem </w:t>
      </w:r>
      <w:del w:id="113" w:author="Silvia Helena" w:date="2017-06-19T22:15:00Z">
        <w:r w:rsidDel="00984A36">
          <w:rPr>
            <w:rFonts w:ascii="Arial" w:eastAsiaTheme="majorEastAsia" w:hAnsi="Arial" w:cstheme="majorBidi"/>
            <w:sz w:val="24"/>
            <w:szCs w:val="26"/>
          </w:rPr>
          <w:delText>de casos de uso</w:delText>
        </w:r>
      </w:del>
      <w:ins w:id="114" w:author="Silvia Helena" w:date="2017-06-19T22:15:00Z">
        <w:r w:rsidR="00984A36">
          <w:rPr>
            <w:rFonts w:ascii="Arial" w:eastAsiaTheme="majorEastAsia" w:hAnsi="Arial" w:cstheme="majorBidi"/>
            <w:sz w:val="24"/>
            <w:szCs w:val="26"/>
          </w:rPr>
          <w:t>Orientada a Objetos com uso de UML</w:t>
        </w:r>
      </w:ins>
      <w:r>
        <w:rPr>
          <w:rFonts w:ascii="Arial" w:eastAsiaTheme="majorEastAsia" w:hAnsi="Arial" w:cstheme="majorBidi"/>
          <w:sz w:val="24"/>
          <w:szCs w:val="26"/>
        </w:rPr>
        <w:t>. Os modelos apresentados foram feitos na ferramenta ASTAH.</w:t>
      </w:r>
    </w:p>
    <w:p w:rsidR="00C638B7" w:rsidRDefault="00C638B7" w:rsidP="00C638B7">
      <w:pPr>
        <w:spacing w:after="0" w:line="360" w:lineRule="auto"/>
        <w:rPr>
          <w:rFonts w:ascii="Arial" w:eastAsiaTheme="majorEastAsia" w:hAnsi="Arial" w:cstheme="majorBidi"/>
          <w:b/>
          <w:sz w:val="24"/>
          <w:szCs w:val="26"/>
        </w:rPr>
      </w:pPr>
    </w:p>
    <w:p w:rsidR="00C638B7" w:rsidRDefault="00C638B7" w:rsidP="00FB1E1D">
      <w:pPr>
        <w:pStyle w:val="Ttulo1"/>
      </w:pPr>
      <w:bookmarkStart w:id="115" w:name="_Toc467159055"/>
      <w:proofErr w:type="gramStart"/>
      <w:r>
        <w:t>4.1 Modelo</w:t>
      </w:r>
      <w:proofErr w:type="gramEnd"/>
      <w:r>
        <w:t xml:space="preserve"> de caso de uso</w:t>
      </w:r>
      <w:bookmarkEnd w:id="115"/>
    </w:p>
    <w:p w:rsidR="00C638B7" w:rsidRDefault="00C638B7" w:rsidP="00C638B7">
      <w:pPr>
        <w:spacing w:after="0" w:line="360" w:lineRule="auto"/>
        <w:rPr>
          <w:rFonts w:ascii="Arial" w:eastAsiaTheme="majorEastAsia" w:hAnsi="Arial" w:cstheme="majorBidi"/>
          <w:b/>
          <w:sz w:val="24"/>
          <w:szCs w:val="26"/>
        </w:rPr>
      </w:pPr>
    </w:p>
    <w:p w:rsidR="00A24F0A" w:rsidRPr="00764C61" w:rsidRDefault="00C638B7" w:rsidP="00FB1E1D">
      <w:pPr>
        <w:pStyle w:val="Ttulo2"/>
      </w:pPr>
      <w:bookmarkStart w:id="116" w:name="_Toc467159056"/>
      <w:r>
        <w:t xml:space="preserve">4.1.1 </w:t>
      </w:r>
      <w:r w:rsidR="00764C61">
        <w:t>Cadastrar usuário</w:t>
      </w:r>
      <w:bookmarkEnd w:id="116"/>
    </w:p>
    <w:p w:rsidR="00A24F0A" w:rsidRPr="005D165D" w:rsidRDefault="00A24F0A" w:rsidP="007B3355">
      <w:pPr>
        <w:spacing w:line="360" w:lineRule="auto"/>
        <w:rPr>
          <w:rFonts w:ascii="Arial" w:hAnsi="Arial" w:cs="Arial"/>
          <w:sz w:val="24"/>
          <w:szCs w:val="24"/>
        </w:rPr>
      </w:pPr>
    </w:p>
    <w:p w:rsidR="00986C0B" w:rsidRPr="00546C1F" w:rsidRDefault="0074265E" w:rsidP="00986C0B">
      <w:pPr>
        <w:pStyle w:val="Legenda"/>
        <w:jc w:val="center"/>
        <w:rPr>
          <w:rFonts w:ascii="Arial" w:hAnsi="Arial" w:cs="Arial"/>
          <w:b w:val="0"/>
          <w:i/>
          <w:color w:val="auto"/>
          <w:sz w:val="20"/>
          <w:szCs w:val="20"/>
        </w:rPr>
      </w:pPr>
      <w:bookmarkStart w:id="117" w:name="_Toc484246309"/>
      <w:commentRangeStart w:id="118"/>
      <w:r w:rsidRPr="00546C1F">
        <w:rPr>
          <w:rFonts w:ascii="Arial" w:hAnsi="Arial" w:cs="Arial"/>
          <w:b w:val="0"/>
          <w:i/>
          <w:noProof/>
          <w:color w:val="auto"/>
          <w:sz w:val="20"/>
          <w:szCs w:val="20"/>
          <w:lang w:eastAsia="pt-BR"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-106680</wp:posOffset>
            </wp:positionH>
            <wp:positionV relativeFrom="paragraph">
              <wp:posOffset>156210</wp:posOffset>
            </wp:positionV>
            <wp:extent cx="5400675" cy="3562350"/>
            <wp:effectExtent l="19050" t="0" r="9525" b="0"/>
            <wp:wrapTight wrapText="bothSides">
              <wp:wrapPolygon edited="0">
                <wp:start x="-76" y="0"/>
                <wp:lineTo x="-76" y="21484"/>
                <wp:lineTo x="21638" y="21484"/>
                <wp:lineTo x="21638" y="0"/>
                <wp:lineTo x="-76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 Diagram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commentRangeEnd w:id="118"/>
      <w:r w:rsidR="005B2AA8">
        <w:rPr>
          <w:rStyle w:val="Refdecomentrio"/>
          <w:b w:val="0"/>
          <w:bCs w:val="0"/>
          <w:color w:val="auto"/>
          <w:lang w:eastAsia="pt-BR"/>
        </w:rPr>
        <w:commentReference w:id="118"/>
      </w:r>
      <w:r w:rsidR="00986C0B" w:rsidRPr="00546C1F">
        <w:rPr>
          <w:rFonts w:ascii="Arial" w:hAnsi="Arial" w:cs="Arial"/>
          <w:b w:val="0"/>
          <w:i/>
          <w:color w:val="auto"/>
          <w:sz w:val="20"/>
          <w:szCs w:val="20"/>
        </w:rPr>
        <w:t xml:space="preserve">Figura </w:t>
      </w:r>
      <w:r w:rsidR="001C24AB" w:rsidRPr="00546C1F">
        <w:rPr>
          <w:rFonts w:ascii="Arial" w:hAnsi="Arial" w:cs="Arial"/>
          <w:b w:val="0"/>
          <w:i/>
          <w:color w:val="auto"/>
          <w:sz w:val="20"/>
          <w:szCs w:val="20"/>
        </w:rPr>
        <w:fldChar w:fldCharType="begin"/>
      </w:r>
      <w:r w:rsidR="00986C0B" w:rsidRPr="00546C1F">
        <w:rPr>
          <w:rFonts w:ascii="Arial" w:hAnsi="Arial" w:cs="Arial"/>
          <w:b w:val="0"/>
          <w:i/>
          <w:color w:val="auto"/>
          <w:sz w:val="20"/>
          <w:szCs w:val="20"/>
        </w:rPr>
        <w:instrText xml:space="preserve"> SEQ Figura \* ARABIC </w:instrText>
      </w:r>
      <w:r w:rsidR="001C24AB" w:rsidRPr="00546C1F">
        <w:rPr>
          <w:rFonts w:ascii="Arial" w:hAnsi="Arial" w:cs="Arial"/>
          <w:b w:val="0"/>
          <w:i/>
          <w:color w:val="auto"/>
          <w:sz w:val="20"/>
          <w:szCs w:val="20"/>
        </w:rPr>
        <w:fldChar w:fldCharType="separate"/>
      </w:r>
      <w:r w:rsidR="00EB4033">
        <w:rPr>
          <w:rFonts w:ascii="Arial" w:hAnsi="Arial" w:cs="Arial"/>
          <w:b w:val="0"/>
          <w:i/>
          <w:noProof/>
          <w:color w:val="auto"/>
          <w:sz w:val="20"/>
          <w:szCs w:val="20"/>
        </w:rPr>
        <w:t>1</w:t>
      </w:r>
      <w:r w:rsidR="001C24AB" w:rsidRPr="00546C1F">
        <w:rPr>
          <w:rFonts w:ascii="Arial" w:hAnsi="Arial" w:cs="Arial"/>
          <w:b w:val="0"/>
          <w:i/>
          <w:color w:val="auto"/>
          <w:sz w:val="20"/>
          <w:szCs w:val="20"/>
        </w:rPr>
        <w:fldChar w:fldCharType="end"/>
      </w:r>
      <w:r w:rsidR="00986C0B" w:rsidRPr="00546C1F">
        <w:rPr>
          <w:rFonts w:ascii="Arial" w:hAnsi="Arial" w:cs="Arial"/>
          <w:b w:val="0"/>
          <w:i/>
          <w:color w:val="auto"/>
          <w:sz w:val="20"/>
          <w:szCs w:val="20"/>
        </w:rPr>
        <w:t>: Cadastrar Usuário</w:t>
      </w:r>
      <w:bookmarkEnd w:id="117"/>
    </w:p>
    <w:p w:rsidR="00764C61" w:rsidRPr="00546C1F" w:rsidRDefault="00986C0B" w:rsidP="00546C1F">
      <w:pPr>
        <w:spacing w:line="360" w:lineRule="auto"/>
        <w:jc w:val="center"/>
        <w:rPr>
          <w:rFonts w:ascii="Arial" w:hAnsi="Arial" w:cs="Arial"/>
          <w:i/>
          <w:sz w:val="20"/>
          <w:szCs w:val="20"/>
        </w:rPr>
      </w:pPr>
      <w:r w:rsidRPr="00546C1F">
        <w:rPr>
          <w:rFonts w:ascii="Arial" w:hAnsi="Arial" w:cs="Arial"/>
          <w:i/>
          <w:sz w:val="20"/>
          <w:szCs w:val="20"/>
        </w:rPr>
        <w:t>Fonte: Daniele</w:t>
      </w:r>
      <w:r w:rsidR="00546C1F">
        <w:rPr>
          <w:rFonts w:ascii="Arial" w:hAnsi="Arial" w:cs="Arial"/>
          <w:i/>
          <w:sz w:val="20"/>
          <w:szCs w:val="20"/>
        </w:rPr>
        <w:t xml:space="preserve"> (2017</w:t>
      </w:r>
      <w:proofErr w:type="gramStart"/>
      <w:r w:rsidR="00546C1F">
        <w:rPr>
          <w:rFonts w:ascii="Arial" w:hAnsi="Arial" w:cs="Arial"/>
          <w:i/>
          <w:sz w:val="20"/>
          <w:szCs w:val="20"/>
        </w:rPr>
        <w:t>)</w:t>
      </w:r>
      <w:proofErr w:type="gramEnd"/>
      <w:r w:rsidR="00546C1F">
        <w:rPr>
          <w:rFonts w:ascii="Arial" w:hAnsi="Arial" w:cs="Arial"/>
          <w:i/>
          <w:sz w:val="20"/>
          <w:szCs w:val="20"/>
        </w:rPr>
        <w:br w:type="page"/>
      </w:r>
    </w:p>
    <w:p w:rsidR="00546C1F" w:rsidRPr="00546C1F" w:rsidRDefault="00546C1F" w:rsidP="00546C1F">
      <w:pPr>
        <w:pStyle w:val="Legenda"/>
        <w:jc w:val="center"/>
        <w:rPr>
          <w:rFonts w:ascii="Arial" w:hAnsi="Arial" w:cs="Arial"/>
          <w:b w:val="0"/>
          <w:i/>
          <w:color w:val="auto"/>
          <w:sz w:val="20"/>
          <w:szCs w:val="20"/>
        </w:rPr>
      </w:pPr>
      <w:bookmarkStart w:id="119" w:name="_Toc484246310"/>
      <w:r w:rsidRPr="00546C1F">
        <w:rPr>
          <w:rFonts w:ascii="Arial" w:hAnsi="Arial" w:cs="Arial"/>
          <w:b w:val="0"/>
          <w:i/>
          <w:color w:val="auto"/>
          <w:sz w:val="20"/>
          <w:szCs w:val="20"/>
        </w:rPr>
        <w:lastRenderedPageBreak/>
        <w:t xml:space="preserve">Figura </w:t>
      </w:r>
      <w:r w:rsidR="001C24AB" w:rsidRPr="00546C1F">
        <w:rPr>
          <w:rFonts w:ascii="Arial" w:hAnsi="Arial" w:cs="Arial"/>
          <w:b w:val="0"/>
          <w:i/>
          <w:color w:val="auto"/>
          <w:sz w:val="20"/>
          <w:szCs w:val="20"/>
        </w:rPr>
        <w:fldChar w:fldCharType="begin"/>
      </w:r>
      <w:r w:rsidRPr="00546C1F">
        <w:rPr>
          <w:rFonts w:ascii="Arial" w:hAnsi="Arial" w:cs="Arial"/>
          <w:b w:val="0"/>
          <w:i/>
          <w:color w:val="auto"/>
          <w:sz w:val="20"/>
          <w:szCs w:val="20"/>
        </w:rPr>
        <w:instrText xml:space="preserve"> SEQ Figura \* ARABIC </w:instrText>
      </w:r>
      <w:r w:rsidR="001C24AB" w:rsidRPr="00546C1F">
        <w:rPr>
          <w:rFonts w:ascii="Arial" w:hAnsi="Arial" w:cs="Arial"/>
          <w:b w:val="0"/>
          <w:i/>
          <w:color w:val="auto"/>
          <w:sz w:val="20"/>
          <w:szCs w:val="20"/>
        </w:rPr>
        <w:fldChar w:fldCharType="separate"/>
      </w:r>
      <w:r w:rsidR="00EB4033">
        <w:rPr>
          <w:rFonts w:ascii="Arial" w:hAnsi="Arial" w:cs="Arial"/>
          <w:b w:val="0"/>
          <w:i/>
          <w:noProof/>
          <w:color w:val="auto"/>
          <w:sz w:val="20"/>
          <w:szCs w:val="20"/>
        </w:rPr>
        <w:t>2</w:t>
      </w:r>
      <w:r w:rsidR="001C24AB" w:rsidRPr="00546C1F">
        <w:rPr>
          <w:rFonts w:ascii="Arial" w:hAnsi="Arial" w:cs="Arial"/>
          <w:b w:val="0"/>
          <w:i/>
          <w:color w:val="auto"/>
          <w:sz w:val="20"/>
          <w:szCs w:val="20"/>
        </w:rPr>
        <w:fldChar w:fldCharType="end"/>
      </w:r>
      <w:r w:rsidRPr="00546C1F">
        <w:rPr>
          <w:rFonts w:ascii="Arial" w:hAnsi="Arial" w:cs="Arial"/>
          <w:b w:val="0"/>
          <w:i/>
          <w:color w:val="auto"/>
          <w:sz w:val="20"/>
          <w:szCs w:val="20"/>
        </w:rPr>
        <w:t>: descrição de Cadastrar Usuário</w:t>
      </w:r>
      <w:bookmarkEnd w:id="119"/>
    </w:p>
    <w:p w:rsidR="00764C61" w:rsidRPr="00546C1F" w:rsidRDefault="0074265E" w:rsidP="00546C1F">
      <w:pPr>
        <w:spacing w:line="360" w:lineRule="auto"/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400040" cy="6831330"/>
            <wp:effectExtent l="0" t="0" r="0" b="0"/>
            <wp:wrapTight wrapText="bothSides">
              <wp:wrapPolygon edited="0">
                <wp:start x="0" y="0"/>
                <wp:lineTo x="0" y="21564"/>
                <wp:lineTo x="21488" y="21564"/>
                <wp:lineTo x="21488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dastrar Usuári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31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6C1F" w:rsidRPr="00546C1F">
        <w:rPr>
          <w:rFonts w:ascii="Arial" w:hAnsi="Arial" w:cs="Arial"/>
          <w:i/>
          <w:sz w:val="20"/>
          <w:szCs w:val="20"/>
        </w:rPr>
        <w:t xml:space="preserve"> Fonte: Daniele</w:t>
      </w:r>
      <w:r w:rsidR="00546C1F">
        <w:rPr>
          <w:rFonts w:ascii="Arial" w:hAnsi="Arial" w:cs="Arial"/>
          <w:i/>
          <w:sz w:val="20"/>
          <w:szCs w:val="20"/>
        </w:rPr>
        <w:t xml:space="preserve"> (2017</w:t>
      </w:r>
      <w:proofErr w:type="gramStart"/>
      <w:r w:rsidR="00546C1F">
        <w:rPr>
          <w:rFonts w:ascii="Arial" w:hAnsi="Arial" w:cs="Arial"/>
          <w:i/>
          <w:sz w:val="20"/>
          <w:szCs w:val="20"/>
        </w:rPr>
        <w:t>)</w:t>
      </w:r>
      <w:proofErr w:type="gramEnd"/>
      <w:r w:rsidR="00546C1F">
        <w:rPr>
          <w:rFonts w:ascii="Arial" w:hAnsi="Arial" w:cs="Arial"/>
          <w:i/>
          <w:sz w:val="20"/>
          <w:szCs w:val="20"/>
        </w:rPr>
        <w:br w:type="page"/>
      </w:r>
    </w:p>
    <w:p w:rsidR="00EB74EA" w:rsidRDefault="00EB74EA" w:rsidP="00EB74EA">
      <w:pPr>
        <w:pStyle w:val="Ttulo2"/>
      </w:pPr>
      <w:r w:rsidRPr="00764C61">
        <w:lastRenderedPageBreak/>
        <w:t xml:space="preserve">4.1.2 Efetuar </w:t>
      </w:r>
      <w:proofErr w:type="spellStart"/>
      <w:r w:rsidRPr="00764C61">
        <w:t>login</w:t>
      </w:r>
      <w:proofErr w:type="spellEnd"/>
    </w:p>
    <w:p w:rsidR="00546C1F" w:rsidRDefault="00546C1F" w:rsidP="00546C1F"/>
    <w:p w:rsidR="00546C1F" w:rsidRPr="00546C1F" w:rsidRDefault="00546C1F" w:rsidP="00546C1F">
      <w:pPr>
        <w:pStyle w:val="Legenda"/>
        <w:jc w:val="center"/>
        <w:rPr>
          <w:rFonts w:ascii="Arial" w:hAnsi="Arial" w:cs="Arial"/>
          <w:b w:val="0"/>
          <w:i/>
          <w:color w:val="auto"/>
          <w:sz w:val="20"/>
          <w:szCs w:val="20"/>
        </w:rPr>
      </w:pPr>
      <w:bookmarkStart w:id="120" w:name="_Toc484246311"/>
      <w:r w:rsidRPr="00546C1F">
        <w:rPr>
          <w:rFonts w:ascii="Arial" w:hAnsi="Arial" w:cs="Arial"/>
          <w:b w:val="0"/>
          <w:i/>
          <w:color w:val="auto"/>
          <w:sz w:val="20"/>
          <w:szCs w:val="20"/>
        </w:rPr>
        <w:t xml:space="preserve">Figura </w:t>
      </w:r>
      <w:r w:rsidR="001C24AB" w:rsidRPr="00546C1F">
        <w:rPr>
          <w:rFonts w:ascii="Arial" w:hAnsi="Arial" w:cs="Arial"/>
          <w:b w:val="0"/>
          <w:i/>
          <w:color w:val="auto"/>
          <w:sz w:val="20"/>
          <w:szCs w:val="20"/>
        </w:rPr>
        <w:fldChar w:fldCharType="begin"/>
      </w:r>
      <w:r w:rsidRPr="00546C1F">
        <w:rPr>
          <w:rFonts w:ascii="Arial" w:hAnsi="Arial" w:cs="Arial"/>
          <w:b w:val="0"/>
          <w:i/>
          <w:color w:val="auto"/>
          <w:sz w:val="20"/>
          <w:szCs w:val="20"/>
        </w:rPr>
        <w:instrText xml:space="preserve"> SEQ Figura \* ARABIC </w:instrText>
      </w:r>
      <w:r w:rsidR="001C24AB" w:rsidRPr="00546C1F">
        <w:rPr>
          <w:rFonts w:ascii="Arial" w:hAnsi="Arial" w:cs="Arial"/>
          <w:b w:val="0"/>
          <w:i/>
          <w:color w:val="auto"/>
          <w:sz w:val="20"/>
          <w:szCs w:val="20"/>
        </w:rPr>
        <w:fldChar w:fldCharType="separate"/>
      </w:r>
      <w:r w:rsidR="00EB4033">
        <w:rPr>
          <w:rFonts w:ascii="Arial" w:hAnsi="Arial" w:cs="Arial"/>
          <w:b w:val="0"/>
          <w:i/>
          <w:noProof/>
          <w:color w:val="auto"/>
          <w:sz w:val="20"/>
          <w:szCs w:val="20"/>
        </w:rPr>
        <w:t>3</w:t>
      </w:r>
      <w:r w:rsidR="001C24AB" w:rsidRPr="00546C1F">
        <w:rPr>
          <w:rFonts w:ascii="Arial" w:hAnsi="Arial" w:cs="Arial"/>
          <w:b w:val="0"/>
          <w:i/>
          <w:color w:val="auto"/>
          <w:sz w:val="20"/>
          <w:szCs w:val="20"/>
        </w:rPr>
        <w:fldChar w:fldCharType="end"/>
      </w:r>
      <w:r w:rsidRPr="00546C1F">
        <w:rPr>
          <w:rFonts w:ascii="Arial" w:hAnsi="Arial" w:cs="Arial"/>
          <w:b w:val="0"/>
          <w:i/>
          <w:color w:val="auto"/>
          <w:sz w:val="20"/>
          <w:szCs w:val="20"/>
        </w:rPr>
        <w:t xml:space="preserve">: Efetuar </w:t>
      </w:r>
      <w:proofErr w:type="spellStart"/>
      <w:r w:rsidRPr="00546C1F">
        <w:rPr>
          <w:rFonts w:ascii="Arial" w:hAnsi="Arial" w:cs="Arial"/>
          <w:b w:val="0"/>
          <w:i/>
          <w:color w:val="auto"/>
          <w:sz w:val="20"/>
          <w:szCs w:val="20"/>
        </w:rPr>
        <w:t>Login</w:t>
      </w:r>
      <w:bookmarkEnd w:id="120"/>
      <w:proofErr w:type="spellEnd"/>
    </w:p>
    <w:p w:rsidR="00764C61" w:rsidRDefault="00EB74EA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  <w:commentRangeStart w:id="121"/>
      <w:r w:rsidRPr="00EB74EA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4086860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seCase Diagram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21"/>
      <w:r w:rsidR="001755CB">
        <w:rPr>
          <w:rStyle w:val="Refdecomentrio"/>
          <w:lang w:eastAsia="pt-BR"/>
        </w:rPr>
        <w:commentReference w:id="121"/>
      </w:r>
    </w:p>
    <w:p w:rsidR="00546C1F" w:rsidRDefault="00546C1F" w:rsidP="00546C1F">
      <w:pPr>
        <w:tabs>
          <w:tab w:val="left" w:pos="2030"/>
        </w:tabs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Fonte: Jean (2017</w:t>
      </w:r>
      <w:proofErr w:type="gramStart"/>
      <w:r>
        <w:rPr>
          <w:rFonts w:ascii="Arial" w:hAnsi="Arial" w:cs="Arial"/>
          <w:i/>
          <w:sz w:val="20"/>
          <w:szCs w:val="20"/>
        </w:rPr>
        <w:t>)</w:t>
      </w:r>
      <w:proofErr w:type="gramEnd"/>
      <w:r>
        <w:rPr>
          <w:rFonts w:ascii="Arial" w:hAnsi="Arial" w:cs="Arial"/>
          <w:i/>
          <w:sz w:val="20"/>
          <w:szCs w:val="20"/>
        </w:rPr>
        <w:br w:type="page"/>
      </w:r>
    </w:p>
    <w:p w:rsidR="00764C61" w:rsidRPr="00546C1F" w:rsidRDefault="00546C1F" w:rsidP="00546C1F">
      <w:pPr>
        <w:pStyle w:val="Legenda"/>
        <w:jc w:val="center"/>
        <w:rPr>
          <w:rFonts w:ascii="Arial" w:hAnsi="Arial" w:cs="Arial"/>
          <w:b w:val="0"/>
          <w:i/>
          <w:color w:val="auto"/>
          <w:sz w:val="20"/>
          <w:szCs w:val="20"/>
        </w:rPr>
      </w:pPr>
      <w:bookmarkStart w:id="122" w:name="_Toc484246312"/>
      <w:r w:rsidRPr="00546C1F">
        <w:rPr>
          <w:rFonts w:ascii="Arial" w:hAnsi="Arial" w:cs="Arial"/>
          <w:b w:val="0"/>
          <w:i/>
          <w:color w:val="auto"/>
          <w:sz w:val="20"/>
          <w:szCs w:val="20"/>
        </w:rPr>
        <w:lastRenderedPageBreak/>
        <w:t xml:space="preserve">Figura </w:t>
      </w:r>
      <w:r w:rsidR="001C24AB" w:rsidRPr="00546C1F">
        <w:rPr>
          <w:rFonts w:ascii="Arial" w:hAnsi="Arial" w:cs="Arial"/>
          <w:b w:val="0"/>
          <w:i/>
          <w:color w:val="auto"/>
          <w:sz w:val="20"/>
          <w:szCs w:val="20"/>
        </w:rPr>
        <w:fldChar w:fldCharType="begin"/>
      </w:r>
      <w:r w:rsidRPr="00546C1F">
        <w:rPr>
          <w:rFonts w:ascii="Arial" w:hAnsi="Arial" w:cs="Arial"/>
          <w:b w:val="0"/>
          <w:i/>
          <w:color w:val="auto"/>
          <w:sz w:val="20"/>
          <w:szCs w:val="20"/>
        </w:rPr>
        <w:instrText xml:space="preserve"> SEQ Figura \* ARABIC </w:instrText>
      </w:r>
      <w:r w:rsidR="001C24AB" w:rsidRPr="00546C1F">
        <w:rPr>
          <w:rFonts w:ascii="Arial" w:hAnsi="Arial" w:cs="Arial"/>
          <w:b w:val="0"/>
          <w:i/>
          <w:color w:val="auto"/>
          <w:sz w:val="20"/>
          <w:szCs w:val="20"/>
        </w:rPr>
        <w:fldChar w:fldCharType="separate"/>
      </w:r>
      <w:r w:rsidR="00EB4033">
        <w:rPr>
          <w:rFonts w:ascii="Arial" w:hAnsi="Arial" w:cs="Arial"/>
          <w:b w:val="0"/>
          <w:i/>
          <w:noProof/>
          <w:color w:val="auto"/>
          <w:sz w:val="20"/>
          <w:szCs w:val="20"/>
        </w:rPr>
        <w:t>4</w:t>
      </w:r>
      <w:r w:rsidR="001C24AB" w:rsidRPr="00546C1F">
        <w:rPr>
          <w:rFonts w:ascii="Arial" w:hAnsi="Arial" w:cs="Arial"/>
          <w:b w:val="0"/>
          <w:i/>
          <w:color w:val="auto"/>
          <w:sz w:val="20"/>
          <w:szCs w:val="20"/>
        </w:rPr>
        <w:fldChar w:fldCharType="end"/>
      </w:r>
      <w:r w:rsidRPr="00546C1F">
        <w:rPr>
          <w:rFonts w:ascii="Arial" w:hAnsi="Arial" w:cs="Arial"/>
          <w:b w:val="0"/>
          <w:i/>
          <w:color w:val="auto"/>
          <w:sz w:val="20"/>
          <w:szCs w:val="20"/>
        </w:rPr>
        <w:t xml:space="preserve">: Descrição de Efetuar </w:t>
      </w:r>
      <w:proofErr w:type="spellStart"/>
      <w:r w:rsidRPr="00546C1F">
        <w:rPr>
          <w:rFonts w:ascii="Arial" w:hAnsi="Arial" w:cs="Arial"/>
          <w:b w:val="0"/>
          <w:i/>
          <w:color w:val="auto"/>
          <w:sz w:val="20"/>
          <w:szCs w:val="20"/>
        </w:rPr>
        <w:t>Login</w:t>
      </w:r>
      <w:bookmarkEnd w:id="122"/>
      <w:proofErr w:type="spellEnd"/>
    </w:p>
    <w:p w:rsidR="00EB74EA" w:rsidRDefault="00EB74EA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  <w:r w:rsidRPr="00EB74EA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6165215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6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4EA" w:rsidRPr="00EE7E72" w:rsidRDefault="00546C1F" w:rsidP="00EE7E72">
      <w:pPr>
        <w:tabs>
          <w:tab w:val="left" w:pos="2030"/>
        </w:tabs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Fonte: Jean (2017</w:t>
      </w:r>
      <w:proofErr w:type="gramStart"/>
      <w:r>
        <w:rPr>
          <w:rFonts w:ascii="Arial" w:hAnsi="Arial" w:cs="Arial"/>
          <w:i/>
          <w:sz w:val="20"/>
          <w:szCs w:val="20"/>
        </w:rPr>
        <w:t>)</w:t>
      </w:r>
      <w:proofErr w:type="gramEnd"/>
      <w:r w:rsidR="00EE7E72">
        <w:rPr>
          <w:rFonts w:ascii="Arial" w:hAnsi="Arial" w:cs="Arial"/>
          <w:i/>
          <w:sz w:val="20"/>
          <w:szCs w:val="20"/>
        </w:rPr>
        <w:br w:type="page"/>
      </w:r>
    </w:p>
    <w:p w:rsidR="00EB74EA" w:rsidRDefault="00EB74EA" w:rsidP="00EB74EA">
      <w:pPr>
        <w:pStyle w:val="Ttulo2"/>
      </w:pPr>
      <w:bookmarkStart w:id="123" w:name="_Toc467159058"/>
      <w:r w:rsidRPr="00764C61">
        <w:lastRenderedPageBreak/>
        <w:t>4.1.3 Cadastrar disciplina</w:t>
      </w:r>
      <w:bookmarkEnd w:id="123"/>
    </w:p>
    <w:p w:rsidR="00EE7E72" w:rsidRDefault="00EE7E72" w:rsidP="00EE7E72"/>
    <w:p w:rsidR="00EE7E72" w:rsidRPr="00845C9F" w:rsidRDefault="00EE7E72" w:rsidP="00EE7E72">
      <w:pPr>
        <w:pStyle w:val="Legenda"/>
        <w:jc w:val="center"/>
        <w:rPr>
          <w:rFonts w:ascii="Arial" w:hAnsi="Arial" w:cs="Arial"/>
          <w:b w:val="0"/>
          <w:i/>
          <w:color w:val="auto"/>
          <w:sz w:val="20"/>
          <w:szCs w:val="20"/>
        </w:rPr>
      </w:pPr>
      <w:bookmarkStart w:id="124" w:name="_Toc484246313"/>
      <w:r w:rsidRPr="00845C9F">
        <w:rPr>
          <w:rFonts w:ascii="Arial" w:hAnsi="Arial" w:cs="Arial"/>
          <w:b w:val="0"/>
          <w:i/>
          <w:color w:val="auto"/>
          <w:sz w:val="20"/>
          <w:szCs w:val="20"/>
        </w:rPr>
        <w:t xml:space="preserve">Figura </w:t>
      </w:r>
      <w:r w:rsidR="001C24AB" w:rsidRPr="00845C9F">
        <w:rPr>
          <w:rFonts w:ascii="Arial" w:hAnsi="Arial" w:cs="Arial"/>
          <w:b w:val="0"/>
          <w:i/>
          <w:color w:val="auto"/>
          <w:sz w:val="20"/>
          <w:szCs w:val="20"/>
        </w:rPr>
        <w:fldChar w:fldCharType="begin"/>
      </w:r>
      <w:r w:rsidRPr="00845C9F">
        <w:rPr>
          <w:rFonts w:ascii="Arial" w:hAnsi="Arial" w:cs="Arial"/>
          <w:b w:val="0"/>
          <w:i/>
          <w:color w:val="auto"/>
          <w:sz w:val="20"/>
          <w:szCs w:val="20"/>
        </w:rPr>
        <w:instrText xml:space="preserve"> SEQ Figura \* ARABIC </w:instrText>
      </w:r>
      <w:r w:rsidR="001C24AB" w:rsidRPr="00845C9F">
        <w:rPr>
          <w:rFonts w:ascii="Arial" w:hAnsi="Arial" w:cs="Arial"/>
          <w:b w:val="0"/>
          <w:i/>
          <w:color w:val="auto"/>
          <w:sz w:val="20"/>
          <w:szCs w:val="20"/>
        </w:rPr>
        <w:fldChar w:fldCharType="separate"/>
      </w:r>
      <w:r w:rsidR="00EB4033">
        <w:rPr>
          <w:rFonts w:ascii="Arial" w:hAnsi="Arial" w:cs="Arial"/>
          <w:b w:val="0"/>
          <w:i/>
          <w:noProof/>
          <w:color w:val="auto"/>
          <w:sz w:val="20"/>
          <w:szCs w:val="20"/>
        </w:rPr>
        <w:t>5</w:t>
      </w:r>
      <w:r w:rsidR="001C24AB" w:rsidRPr="00845C9F">
        <w:rPr>
          <w:rFonts w:ascii="Arial" w:hAnsi="Arial" w:cs="Arial"/>
          <w:b w:val="0"/>
          <w:i/>
          <w:color w:val="auto"/>
          <w:sz w:val="20"/>
          <w:szCs w:val="20"/>
        </w:rPr>
        <w:fldChar w:fldCharType="end"/>
      </w:r>
      <w:r w:rsidRPr="00845C9F">
        <w:rPr>
          <w:rFonts w:ascii="Arial" w:hAnsi="Arial" w:cs="Arial"/>
          <w:b w:val="0"/>
          <w:i/>
          <w:color w:val="auto"/>
          <w:sz w:val="20"/>
          <w:szCs w:val="20"/>
        </w:rPr>
        <w:t>: Cadastrar Disciplina</w:t>
      </w:r>
      <w:bookmarkEnd w:id="124"/>
    </w:p>
    <w:p w:rsidR="00EB74EA" w:rsidRDefault="00EB74EA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  <w:commentRangeStart w:id="125"/>
      <w:r w:rsidRPr="00EB74EA">
        <w:rPr>
          <w:rFonts w:ascii="Arial" w:eastAsiaTheme="majorEastAsia" w:hAnsi="Arial" w:cstheme="majorBidi"/>
          <w:b/>
          <w:noProof/>
          <w:sz w:val="24"/>
          <w:szCs w:val="26"/>
          <w:lang w:eastAsia="pt-BR"/>
        </w:rPr>
        <w:drawing>
          <wp:inline distT="0" distB="0" distL="0" distR="0">
            <wp:extent cx="5400040" cy="4063365"/>
            <wp:effectExtent l="1905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Case Diagram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25"/>
      <w:r w:rsidR="00B65CEF">
        <w:rPr>
          <w:rStyle w:val="Refdecomentrio"/>
          <w:lang w:eastAsia="pt-BR"/>
        </w:rPr>
        <w:commentReference w:id="125"/>
      </w:r>
    </w:p>
    <w:p w:rsidR="00EE7E72" w:rsidRDefault="00EE7E72" w:rsidP="00EE7E72">
      <w:pPr>
        <w:tabs>
          <w:tab w:val="left" w:pos="2030"/>
        </w:tabs>
        <w:jc w:val="center"/>
        <w:rPr>
          <w:rFonts w:ascii="Arial" w:hAnsi="Arial" w:cs="Arial"/>
          <w:i/>
          <w:sz w:val="20"/>
          <w:szCs w:val="20"/>
        </w:rPr>
      </w:pPr>
      <w:r w:rsidRPr="00EE7E72">
        <w:rPr>
          <w:rFonts w:ascii="Arial" w:hAnsi="Arial" w:cs="Arial"/>
          <w:i/>
          <w:sz w:val="20"/>
          <w:szCs w:val="20"/>
        </w:rPr>
        <w:t>Fonte: Mario (2017</w:t>
      </w:r>
      <w:proofErr w:type="gramStart"/>
      <w:r w:rsidRPr="00EE7E72">
        <w:rPr>
          <w:rFonts w:ascii="Arial" w:hAnsi="Arial" w:cs="Arial"/>
          <w:i/>
          <w:sz w:val="20"/>
          <w:szCs w:val="20"/>
        </w:rPr>
        <w:t>)</w:t>
      </w:r>
      <w:proofErr w:type="gramEnd"/>
      <w:r>
        <w:rPr>
          <w:rFonts w:ascii="Arial" w:hAnsi="Arial" w:cs="Arial"/>
          <w:i/>
          <w:sz w:val="20"/>
          <w:szCs w:val="20"/>
        </w:rPr>
        <w:br w:type="page"/>
      </w:r>
    </w:p>
    <w:p w:rsidR="00EE7E72" w:rsidRPr="00EE7E72" w:rsidRDefault="00EE7E72" w:rsidP="00EE7E72">
      <w:pPr>
        <w:pStyle w:val="Legenda"/>
        <w:jc w:val="center"/>
        <w:rPr>
          <w:rFonts w:ascii="Arial" w:hAnsi="Arial" w:cs="Arial"/>
          <w:b w:val="0"/>
          <w:i/>
          <w:color w:val="auto"/>
          <w:sz w:val="20"/>
          <w:szCs w:val="20"/>
        </w:rPr>
      </w:pPr>
      <w:bookmarkStart w:id="126" w:name="_Toc484246314"/>
      <w:r w:rsidRPr="00EE7E72">
        <w:rPr>
          <w:rFonts w:ascii="Arial" w:hAnsi="Arial" w:cs="Arial"/>
          <w:b w:val="0"/>
          <w:i/>
          <w:color w:val="auto"/>
          <w:sz w:val="20"/>
          <w:szCs w:val="20"/>
        </w:rPr>
        <w:lastRenderedPageBreak/>
        <w:t xml:space="preserve">Figura </w:t>
      </w:r>
      <w:r w:rsidR="001C24AB" w:rsidRPr="00EE7E72">
        <w:rPr>
          <w:rFonts w:ascii="Arial" w:hAnsi="Arial" w:cs="Arial"/>
          <w:b w:val="0"/>
          <w:i/>
          <w:color w:val="auto"/>
          <w:sz w:val="20"/>
          <w:szCs w:val="20"/>
        </w:rPr>
        <w:fldChar w:fldCharType="begin"/>
      </w:r>
      <w:r w:rsidRPr="00EE7E72">
        <w:rPr>
          <w:rFonts w:ascii="Arial" w:hAnsi="Arial" w:cs="Arial"/>
          <w:b w:val="0"/>
          <w:i/>
          <w:color w:val="auto"/>
          <w:sz w:val="20"/>
          <w:szCs w:val="20"/>
        </w:rPr>
        <w:instrText xml:space="preserve"> SEQ Figura \* ARABIC </w:instrText>
      </w:r>
      <w:r w:rsidR="001C24AB" w:rsidRPr="00EE7E72">
        <w:rPr>
          <w:rFonts w:ascii="Arial" w:hAnsi="Arial" w:cs="Arial"/>
          <w:b w:val="0"/>
          <w:i/>
          <w:color w:val="auto"/>
          <w:sz w:val="20"/>
          <w:szCs w:val="20"/>
        </w:rPr>
        <w:fldChar w:fldCharType="separate"/>
      </w:r>
      <w:r w:rsidR="00EB4033">
        <w:rPr>
          <w:rFonts w:ascii="Arial" w:hAnsi="Arial" w:cs="Arial"/>
          <w:b w:val="0"/>
          <w:i/>
          <w:noProof/>
          <w:color w:val="auto"/>
          <w:sz w:val="20"/>
          <w:szCs w:val="20"/>
        </w:rPr>
        <w:t>6</w:t>
      </w:r>
      <w:r w:rsidR="001C24AB" w:rsidRPr="00EE7E72">
        <w:rPr>
          <w:rFonts w:ascii="Arial" w:hAnsi="Arial" w:cs="Arial"/>
          <w:b w:val="0"/>
          <w:i/>
          <w:color w:val="auto"/>
          <w:sz w:val="20"/>
          <w:szCs w:val="20"/>
        </w:rPr>
        <w:fldChar w:fldCharType="end"/>
      </w:r>
      <w:r w:rsidRPr="00EE7E72">
        <w:rPr>
          <w:rFonts w:ascii="Arial" w:hAnsi="Arial" w:cs="Arial"/>
          <w:b w:val="0"/>
          <w:i/>
          <w:color w:val="auto"/>
          <w:sz w:val="20"/>
          <w:szCs w:val="20"/>
        </w:rPr>
        <w:t>: Descrição de Cadastrar Disciplina</w:t>
      </w:r>
      <w:bookmarkEnd w:id="126"/>
    </w:p>
    <w:p w:rsidR="00EB74EA" w:rsidRDefault="00EB74EA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7503160"/>
            <wp:effectExtent l="19050" t="0" r="0" b="0"/>
            <wp:docPr id="3" name="Imagem 2" descr="Cadastrar discipli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r disciplina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0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4EA" w:rsidRPr="00EE7E72" w:rsidRDefault="00EE7E72" w:rsidP="00EE7E72">
      <w:pPr>
        <w:tabs>
          <w:tab w:val="left" w:pos="2030"/>
        </w:tabs>
        <w:jc w:val="center"/>
        <w:rPr>
          <w:rFonts w:ascii="Arial" w:hAnsi="Arial" w:cs="Arial"/>
          <w:i/>
          <w:sz w:val="20"/>
          <w:szCs w:val="20"/>
        </w:rPr>
      </w:pPr>
      <w:r w:rsidRPr="00EE7E72">
        <w:rPr>
          <w:rFonts w:ascii="Arial" w:hAnsi="Arial" w:cs="Arial"/>
          <w:i/>
          <w:sz w:val="20"/>
          <w:szCs w:val="20"/>
        </w:rPr>
        <w:t>Fonte: Mario (2017</w:t>
      </w:r>
      <w:proofErr w:type="gramStart"/>
      <w:r w:rsidRPr="00EE7E72">
        <w:rPr>
          <w:rFonts w:ascii="Arial" w:hAnsi="Arial" w:cs="Arial"/>
          <w:i/>
          <w:sz w:val="20"/>
          <w:szCs w:val="20"/>
        </w:rPr>
        <w:t>)</w:t>
      </w:r>
      <w:proofErr w:type="gramEnd"/>
      <w:r>
        <w:rPr>
          <w:rFonts w:ascii="Arial" w:hAnsi="Arial" w:cs="Arial"/>
          <w:i/>
          <w:sz w:val="20"/>
          <w:szCs w:val="20"/>
        </w:rPr>
        <w:br w:type="page"/>
      </w:r>
    </w:p>
    <w:p w:rsidR="00EB74EA" w:rsidRDefault="00EB74EA" w:rsidP="00EB74EA">
      <w:pPr>
        <w:pStyle w:val="Ttulo2"/>
      </w:pPr>
      <w:bookmarkStart w:id="127" w:name="_Toc467159060"/>
      <w:r>
        <w:lastRenderedPageBreak/>
        <w:t xml:space="preserve">4.1.4 </w:t>
      </w:r>
      <w:r w:rsidRPr="00764C61">
        <w:t>Cadastrar conteúdo de avaliações</w:t>
      </w:r>
      <w:bookmarkEnd w:id="127"/>
    </w:p>
    <w:p w:rsidR="00EE7E72" w:rsidRPr="00EE7E72" w:rsidRDefault="00EE7E72" w:rsidP="00EE7E72"/>
    <w:p w:rsidR="00EE7E72" w:rsidRPr="00EE7E72" w:rsidRDefault="00EE7E72" w:rsidP="00EE7E72">
      <w:pPr>
        <w:pStyle w:val="Legenda"/>
        <w:jc w:val="center"/>
        <w:rPr>
          <w:rFonts w:ascii="Arial" w:hAnsi="Arial" w:cs="Arial"/>
          <w:b w:val="0"/>
          <w:i/>
          <w:color w:val="auto"/>
          <w:sz w:val="20"/>
          <w:szCs w:val="20"/>
        </w:rPr>
      </w:pPr>
      <w:bookmarkStart w:id="128" w:name="_Toc484246315"/>
      <w:r w:rsidRPr="00EE7E72">
        <w:rPr>
          <w:rFonts w:ascii="Arial" w:hAnsi="Arial" w:cs="Arial"/>
          <w:b w:val="0"/>
          <w:i/>
          <w:color w:val="auto"/>
          <w:sz w:val="20"/>
          <w:szCs w:val="20"/>
        </w:rPr>
        <w:t xml:space="preserve">Figura </w:t>
      </w:r>
      <w:r w:rsidR="001C24AB" w:rsidRPr="00EE7E72">
        <w:rPr>
          <w:rFonts w:ascii="Arial" w:hAnsi="Arial" w:cs="Arial"/>
          <w:b w:val="0"/>
          <w:i/>
          <w:color w:val="auto"/>
          <w:sz w:val="20"/>
          <w:szCs w:val="20"/>
        </w:rPr>
        <w:fldChar w:fldCharType="begin"/>
      </w:r>
      <w:r w:rsidRPr="00EE7E72">
        <w:rPr>
          <w:rFonts w:ascii="Arial" w:hAnsi="Arial" w:cs="Arial"/>
          <w:b w:val="0"/>
          <w:i/>
          <w:color w:val="auto"/>
          <w:sz w:val="20"/>
          <w:szCs w:val="20"/>
        </w:rPr>
        <w:instrText xml:space="preserve"> SEQ Figura \* ARABIC </w:instrText>
      </w:r>
      <w:r w:rsidR="001C24AB" w:rsidRPr="00EE7E72">
        <w:rPr>
          <w:rFonts w:ascii="Arial" w:hAnsi="Arial" w:cs="Arial"/>
          <w:b w:val="0"/>
          <w:i/>
          <w:color w:val="auto"/>
          <w:sz w:val="20"/>
          <w:szCs w:val="20"/>
        </w:rPr>
        <w:fldChar w:fldCharType="separate"/>
      </w:r>
      <w:r w:rsidR="00EB4033">
        <w:rPr>
          <w:rFonts w:ascii="Arial" w:hAnsi="Arial" w:cs="Arial"/>
          <w:b w:val="0"/>
          <w:i/>
          <w:noProof/>
          <w:color w:val="auto"/>
          <w:sz w:val="20"/>
          <w:szCs w:val="20"/>
        </w:rPr>
        <w:t>7</w:t>
      </w:r>
      <w:r w:rsidR="001C24AB" w:rsidRPr="00EE7E72">
        <w:rPr>
          <w:rFonts w:ascii="Arial" w:hAnsi="Arial" w:cs="Arial"/>
          <w:b w:val="0"/>
          <w:i/>
          <w:color w:val="auto"/>
          <w:sz w:val="20"/>
          <w:szCs w:val="20"/>
        </w:rPr>
        <w:fldChar w:fldCharType="end"/>
      </w:r>
      <w:r w:rsidRPr="00EE7E72">
        <w:rPr>
          <w:rFonts w:ascii="Arial" w:hAnsi="Arial" w:cs="Arial"/>
          <w:b w:val="0"/>
          <w:i/>
          <w:color w:val="auto"/>
          <w:sz w:val="20"/>
          <w:szCs w:val="20"/>
        </w:rPr>
        <w:t>: Cadastrar conteúdo de avaliações</w:t>
      </w:r>
      <w:bookmarkEnd w:id="128"/>
    </w:p>
    <w:p w:rsidR="00EB74EA" w:rsidRDefault="00EB74EA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  <w:commentRangeStart w:id="129"/>
      <w:r w:rsidRPr="00EB74EA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4086860"/>
            <wp:effectExtent l="1905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eCase Diagram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29"/>
      <w:r w:rsidR="008D4572">
        <w:rPr>
          <w:rStyle w:val="Refdecomentrio"/>
          <w:lang w:eastAsia="pt-BR"/>
        </w:rPr>
        <w:commentReference w:id="129"/>
      </w:r>
    </w:p>
    <w:p w:rsidR="00EE7E72" w:rsidRDefault="00EE7E72" w:rsidP="00EE7E72">
      <w:pPr>
        <w:tabs>
          <w:tab w:val="left" w:pos="2030"/>
        </w:tabs>
        <w:jc w:val="center"/>
        <w:rPr>
          <w:rFonts w:ascii="Arial" w:hAnsi="Arial" w:cs="Arial"/>
          <w:i/>
          <w:sz w:val="20"/>
          <w:szCs w:val="20"/>
        </w:rPr>
      </w:pPr>
      <w:r w:rsidRPr="00EE7E72">
        <w:rPr>
          <w:rFonts w:ascii="Arial" w:hAnsi="Arial" w:cs="Arial"/>
          <w:i/>
          <w:sz w:val="20"/>
          <w:szCs w:val="20"/>
        </w:rPr>
        <w:t>Fonte: Rafael (2017</w:t>
      </w:r>
      <w:proofErr w:type="gramStart"/>
      <w:r w:rsidRPr="00EE7E72">
        <w:rPr>
          <w:rFonts w:ascii="Arial" w:hAnsi="Arial" w:cs="Arial"/>
          <w:i/>
          <w:sz w:val="20"/>
          <w:szCs w:val="20"/>
        </w:rPr>
        <w:t>)</w:t>
      </w:r>
      <w:proofErr w:type="gramEnd"/>
      <w:r>
        <w:rPr>
          <w:rFonts w:ascii="Arial" w:hAnsi="Arial" w:cs="Arial"/>
          <w:i/>
          <w:sz w:val="20"/>
          <w:szCs w:val="20"/>
        </w:rPr>
        <w:br w:type="page"/>
      </w:r>
    </w:p>
    <w:p w:rsidR="00EE7E72" w:rsidRPr="00EE7E72" w:rsidRDefault="00EE7E72" w:rsidP="00EE7E72">
      <w:pPr>
        <w:pStyle w:val="Legenda"/>
        <w:jc w:val="center"/>
        <w:rPr>
          <w:rFonts w:ascii="Arial" w:hAnsi="Arial" w:cs="Arial"/>
          <w:b w:val="0"/>
          <w:i/>
          <w:color w:val="auto"/>
          <w:sz w:val="20"/>
          <w:szCs w:val="20"/>
        </w:rPr>
      </w:pPr>
      <w:bookmarkStart w:id="130" w:name="_Toc484246316"/>
      <w:r w:rsidRPr="00EE7E72">
        <w:rPr>
          <w:rFonts w:ascii="Arial" w:hAnsi="Arial" w:cs="Arial"/>
          <w:b w:val="0"/>
          <w:i/>
          <w:color w:val="auto"/>
          <w:sz w:val="20"/>
          <w:szCs w:val="20"/>
        </w:rPr>
        <w:lastRenderedPageBreak/>
        <w:t xml:space="preserve">Figura </w:t>
      </w:r>
      <w:r w:rsidR="001C24AB" w:rsidRPr="00EE7E72">
        <w:rPr>
          <w:rFonts w:ascii="Arial" w:hAnsi="Arial" w:cs="Arial"/>
          <w:b w:val="0"/>
          <w:i/>
          <w:color w:val="auto"/>
          <w:sz w:val="20"/>
          <w:szCs w:val="20"/>
        </w:rPr>
        <w:fldChar w:fldCharType="begin"/>
      </w:r>
      <w:r w:rsidRPr="00EE7E72">
        <w:rPr>
          <w:rFonts w:ascii="Arial" w:hAnsi="Arial" w:cs="Arial"/>
          <w:b w:val="0"/>
          <w:i/>
          <w:color w:val="auto"/>
          <w:sz w:val="20"/>
          <w:szCs w:val="20"/>
        </w:rPr>
        <w:instrText xml:space="preserve"> SEQ Figura \* ARABIC </w:instrText>
      </w:r>
      <w:r w:rsidR="001C24AB" w:rsidRPr="00EE7E72">
        <w:rPr>
          <w:rFonts w:ascii="Arial" w:hAnsi="Arial" w:cs="Arial"/>
          <w:b w:val="0"/>
          <w:i/>
          <w:color w:val="auto"/>
          <w:sz w:val="20"/>
          <w:szCs w:val="20"/>
        </w:rPr>
        <w:fldChar w:fldCharType="separate"/>
      </w:r>
      <w:r w:rsidR="00EB4033">
        <w:rPr>
          <w:rFonts w:ascii="Arial" w:hAnsi="Arial" w:cs="Arial"/>
          <w:b w:val="0"/>
          <w:i/>
          <w:noProof/>
          <w:color w:val="auto"/>
          <w:sz w:val="20"/>
          <w:szCs w:val="20"/>
        </w:rPr>
        <w:t>8</w:t>
      </w:r>
      <w:r w:rsidR="001C24AB" w:rsidRPr="00EE7E72">
        <w:rPr>
          <w:rFonts w:ascii="Arial" w:hAnsi="Arial" w:cs="Arial"/>
          <w:b w:val="0"/>
          <w:i/>
          <w:color w:val="auto"/>
          <w:sz w:val="20"/>
          <w:szCs w:val="20"/>
        </w:rPr>
        <w:fldChar w:fldCharType="end"/>
      </w:r>
      <w:r w:rsidRPr="00EE7E72">
        <w:rPr>
          <w:rFonts w:ascii="Arial" w:hAnsi="Arial" w:cs="Arial"/>
          <w:b w:val="0"/>
          <w:i/>
          <w:color w:val="auto"/>
          <w:sz w:val="20"/>
          <w:szCs w:val="20"/>
        </w:rPr>
        <w:t>: Descrição de Cadastrar conteúdo de avaliações</w:t>
      </w:r>
      <w:bookmarkEnd w:id="130"/>
    </w:p>
    <w:p w:rsidR="00EB74EA" w:rsidRDefault="00EB74EA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  <w:r w:rsidRPr="00EB74EA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6606540"/>
            <wp:effectExtent l="1905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drastar conteudo de avalição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4EA" w:rsidRPr="00845C9F" w:rsidRDefault="00EE7E72" w:rsidP="002026A3">
      <w:pPr>
        <w:tabs>
          <w:tab w:val="left" w:pos="2030"/>
        </w:tabs>
        <w:jc w:val="center"/>
        <w:rPr>
          <w:rFonts w:ascii="Arial" w:hAnsi="Arial" w:cs="Arial"/>
          <w:i/>
          <w:sz w:val="20"/>
          <w:szCs w:val="20"/>
        </w:rPr>
      </w:pPr>
      <w:r w:rsidRPr="00EE7E72">
        <w:rPr>
          <w:rFonts w:ascii="Arial" w:hAnsi="Arial" w:cs="Arial"/>
          <w:i/>
          <w:sz w:val="20"/>
          <w:szCs w:val="20"/>
        </w:rPr>
        <w:t>Fonte: Rafael (2017</w:t>
      </w:r>
      <w:proofErr w:type="gramStart"/>
      <w:r w:rsidRPr="00EE7E72">
        <w:rPr>
          <w:rFonts w:ascii="Arial" w:hAnsi="Arial" w:cs="Arial"/>
          <w:i/>
          <w:sz w:val="20"/>
          <w:szCs w:val="20"/>
        </w:rPr>
        <w:t>)</w:t>
      </w:r>
      <w:proofErr w:type="gramEnd"/>
      <w:r w:rsidR="00845C9F">
        <w:rPr>
          <w:rFonts w:ascii="Arial" w:hAnsi="Arial" w:cs="Arial"/>
          <w:i/>
          <w:sz w:val="20"/>
          <w:szCs w:val="20"/>
        </w:rPr>
        <w:br w:type="page"/>
      </w:r>
    </w:p>
    <w:p w:rsidR="00EB74EA" w:rsidRDefault="00EB74EA" w:rsidP="00EB74EA">
      <w:pPr>
        <w:pStyle w:val="Ttulo2"/>
      </w:pPr>
      <w:bookmarkStart w:id="131" w:name="_Toc467159061"/>
      <w:r>
        <w:lastRenderedPageBreak/>
        <w:t xml:space="preserve">4.1.5 </w:t>
      </w:r>
      <w:r w:rsidR="0045657C">
        <w:t>Usuário aluno s</w:t>
      </w:r>
      <w:r w:rsidRPr="00764C61">
        <w:t>elecionar disciplina</w:t>
      </w:r>
      <w:bookmarkEnd w:id="131"/>
    </w:p>
    <w:p w:rsidR="00845C9F" w:rsidRDefault="00845C9F" w:rsidP="00845C9F"/>
    <w:p w:rsidR="00845C9F" w:rsidRPr="00845C9F" w:rsidRDefault="00845C9F" w:rsidP="00845C9F">
      <w:pPr>
        <w:pStyle w:val="Legenda"/>
        <w:jc w:val="center"/>
        <w:rPr>
          <w:rFonts w:ascii="Arial" w:hAnsi="Arial" w:cs="Arial"/>
          <w:b w:val="0"/>
          <w:i/>
          <w:color w:val="auto"/>
          <w:sz w:val="20"/>
          <w:szCs w:val="20"/>
        </w:rPr>
      </w:pPr>
      <w:bookmarkStart w:id="132" w:name="_Toc484246317"/>
      <w:r w:rsidRPr="00845C9F">
        <w:rPr>
          <w:rFonts w:ascii="Arial" w:hAnsi="Arial" w:cs="Arial"/>
          <w:b w:val="0"/>
          <w:i/>
          <w:color w:val="auto"/>
          <w:sz w:val="20"/>
          <w:szCs w:val="20"/>
        </w:rPr>
        <w:t xml:space="preserve">Figura </w:t>
      </w:r>
      <w:r w:rsidR="001C24AB" w:rsidRPr="00845C9F">
        <w:rPr>
          <w:rFonts w:ascii="Arial" w:hAnsi="Arial" w:cs="Arial"/>
          <w:b w:val="0"/>
          <w:i/>
          <w:color w:val="auto"/>
          <w:sz w:val="20"/>
          <w:szCs w:val="20"/>
        </w:rPr>
        <w:fldChar w:fldCharType="begin"/>
      </w:r>
      <w:r w:rsidRPr="00845C9F">
        <w:rPr>
          <w:rFonts w:ascii="Arial" w:hAnsi="Arial" w:cs="Arial"/>
          <w:b w:val="0"/>
          <w:i/>
          <w:color w:val="auto"/>
          <w:sz w:val="20"/>
          <w:szCs w:val="20"/>
        </w:rPr>
        <w:instrText xml:space="preserve"> SEQ Figura \* ARABIC </w:instrText>
      </w:r>
      <w:r w:rsidR="001C24AB" w:rsidRPr="00845C9F">
        <w:rPr>
          <w:rFonts w:ascii="Arial" w:hAnsi="Arial" w:cs="Arial"/>
          <w:b w:val="0"/>
          <w:i/>
          <w:color w:val="auto"/>
          <w:sz w:val="20"/>
          <w:szCs w:val="20"/>
        </w:rPr>
        <w:fldChar w:fldCharType="separate"/>
      </w:r>
      <w:r w:rsidR="00EB4033">
        <w:rPr>
          <w:rFonts w:ascii="Arial" w:hAnsi="Arial" w:cs="Arial"/>
          <w:b w:val="0"/>
          <w:i/>
          <w:noProof/>
          <w:color w:val="auto"/>
          <w:sz w:val="20"/>
          <w:szCs w:val="20"/>
        </w:rPr>
        <w:t>9</w:t>
      </w:r>
      <w:r w:rsidR="001C24AB" w:rsidRPr="00845C9F">
        <w:rPr>
          <w:rFonts w:ascii="Arial" w:hAnsi="Arial" w:cs="Arial"/>
          <w:b w:val="0"/>
          <w:i/>
          <w:color w:val="auto"/>
          <w:sz w:val="20"/>
          <w:szCs w:val="20"/>
        </w:rPr>
        <w:fldChar w:fldCharType="end"/>
      </w:r>
      <w:r w:rsidRPr="00845C9F">
        <w:rPr>
          <w:rFonts w:ascii="Arial" w:hAnsi="Arial" w:cs="Arial"/>
          <w:b w:val="0"/>
          <w:i/>
          <w:color w:val="auto"/>
          <w:sz w:val="20"/>
          <w:szCs w:val="20"/>
        </w:rPr>
        <w:t>: Usuário aluno Selecionar Disciplina</w:t>
      </w:r>
      <w:bookmarkEnd w:id="132"/>
    </w:p>
    <w:p w:rsidR="00EB74EA" w:rsidRDefault="00EB74EA" w:rsidP="00EB74EA">
      <w:commentRangeStart w:id="133"/>
      <w:r w:rsidRPr="00EB74EA">
        <w:rPr>
          <w:noProof/>
          <w:lang w:eastAsia="pt-BR"/>
        </w:rPr>
        <w:drawing>
          <wp:inline distT="0" distB="0" distL="0" distR="0">
            <wp:extent cx="5400040" cy="4086860"/>
            <wp:effectExtent l="1905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elecionar dsiciplin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3"/>
      <w:r w:rsidR="001E00E3">
        <w:rPr>
          <w:rStyle w:val="Refdecomentrio"/>
          <w:lang w:eastAsia="pt-BR"/>
        </w:rPr>
        <w:commentReference w:id="133"/>
      </w:r>
    </w:p>
    <w:p w:rsidR="00845C9F" w:rsidRDefault="00845C9F" w:rsidP="00845C9F">
      <w:pPr>
        <w:jc w:val="center"/>
        <w:rPr>
          <w:rFonts w:ascii="Arial" w:eastAsia="Arial" w:hAnsi="Arial" w:cs="Arial"/>
          <w:i/>
          <w:sz w:val="20"/>
          <w:szCs w:val="20"/>
        </w:rPr>
      </w:pPr>
      <w:r w:rsidRPr="00845C9F">
        <w:rPr>
          <w:rFonts w:ascii="Arial" w:hAnsi="Arial" w:cs="Arial"/>
          <w:i/>
          <w:sz w:val="20"/>
          <w:szCs w:val="20"/>
        </w:rPr>
        <w:t xml:space="preserve">Fonte: </w:t>
      </w:r>
      <w:r w:rsidRPr="00845C9F">
        <w:rPr>
          <w:rFonts w:ascii="Arial" w:eastAsia="Arial" w:hAnsi="Arial" w:cs="Arial"/>
          <w:i/>
          <w:sz w:val="20"/>
          <w:szCs w:val="20"/>
        </w:rPr>
        <w:t>Laís (2017</w:t>
      </w:r>
      <w:proofErr w:type="gramStart"/>
      <w:r w:rsidRPr="00845C9F">
        <w:rPr>
          <w:rFonts w:ascii="Arial" w:eastAsia="Arial" w:hAnsi="Arial" w:cs="Arial"/>
          <w:i/>
          <w:sz w:val="20"/>
          <w:szCs w:val="20"/>
        </w:rPr>
        <w:t>)</w:t>
      </w:r>
      <w:proofErr w:type="gramEnd"/>
      <w:r>
        <w:rPr>
          <w:rFonts w:ascii="Arial" w:eastAsia="Arial" w:hAnsi="Arial" w:cs="Arial"/>
          <w:i/>
          <w:sz w:val="20"/>
          <w:szCs w:val="20"/>
        </w:rPr>
        <w:br w:type="page"/>
      </w:r>
    </w:p>
    <w:p w:rsidR="00845C9F" w:rsidRPr="00845C9F" w:rsidRDefault="00845C9F" w:rsidP="00845C9F">
      <w:pPr>
        <w:pStyle w:val="Legenda"/>
        <w:jc w:val="center"/>
        <w:rPr>
          <w:rFonts w:ascii="Arial" w:hAnsi="Arial" w:cs="Arial"/>
          <w:b w:val="0"/>
          <w:i/>
          <w:color w:val="auto"/>
          <w:sz w:val="20"/>
          <w:szCs w:val="20"/>
        </w:rPr>
      </w:pPr>
      <w:bookmarkStart w:id="134" w:name="_Toc484246318"/>
      <w:r w:rsidRPr="00845C9F">
        <w:rPr>
          <w:rFonts w:ascii="Arial" w:hAnsi="Arial" w:cs="Arial"/>
          <w:b w:val="0"/>
          <w:i/>
          <w:color w:val="auto"/>
          <w:sz w:val="20"/>
          <w:szCs w:val="20"/>
        </w:rPr>
        <w:lastRenderedPageBreak/>
        <w:t xml:space="preserve">Figura </w:t>
      </w:r>
      <w:r w:rsidR="001C24AB" w:rsidRPr="00845C9F">
        <w:rPr>
          <w:rFonts w:ascii="Arial" w:hAnsi="Arial" w:cs="Arial"/>
          <w:b w:val="0"/>
          <w:i/>
          <w:color w:val="auto"/>
          <w:sz w:val="20"/>
          <w:szCs w:val="20"/>
        </w:rPr>
        <w:fldChar w:fldCharType="begin"/>
      </w:r>
      <w:r w:rsidRPr="00845C9F">
        <w:rPr>
          <w:rFonts w:ascii="Arial" w:hAnsi="Arial" w:cs="Arial"/>
          <w:b w:val="0"/>
          <w:i/>
          <w:color w:val="auto"/>
          <w:sz w:val="20"/>
          <w:szCs w:val="20"/>
        </w:rPr>
        <w:instrText xml:space="preserve"> SEQ Figura \* ARABIC </w:instrText>
      </w:r>
      <w:r w:rsidR="001C24AB" w:rsidRPr="00845C9F">
        <w:rPr>
          <w:rFonts w:ascii="Arial" w:hAnsi="Arial" w:cs="Arial"/>
          <w:b w:val="0"/>
          <w:i/>
          <w:color w:val="auto"/>
          <w:sz w:val="20"/>
          <w:szCs w:val="20"/>
        </w:rPr>
        <w:fldChar w:fldCharType="separate"/>
      </w:r>
      <w:r w:rsidR="00EB4033">
        <w:rPr>
          <w:rFonts w:ascii="Arial" w:hAnsi="Arial" w:cs="Arial"/>
          <w:b w:val="0"/>
          <w:i/>
          <w:noProof/>
          <w:color w:val="auto"/>
          <w:sz w:val="20"/>
          <w:szCs w:val="20"/>
        </w:rPr>
        <w:t>10</w:t>
      </w:r>
      <w:r w:rsidR="001C24AB" w:rsidRPr="00845C9F">
        <w:rPr>
          <w:rFonts w:ascii="Arial" w:hAnsi="Arial" w:cs="Arial"/>
          <w:b w:val="0"/>
          <w:i/>
          <w:color w:val="auto"/>
          <w:sz w:val="20"/>
          <w:szCs w:val="20"/>
        </w:rPr>
        <w:fldChar w:fldCharType="end"/>
      </w:r>
      <w:r w:rsidRPr="00845C9F">
        <w:rPr>
          <w:rFonts w:ascii="Arial" w:hAnsi="Arial" w:cs="Arial"/>
          <w:b w:val="0"/>
          <w:i/>
          <w:color w:val="auto"/>
          <w:sz w:val="20"/>
          <w:szCs w:val="20"/>
        </w:rPr>
        <w:t>: Descrição de Selecionar Disciplina</w:t>
      </w:r>
      <w:bookmarkEnd w:id="134"/>
    </w:p>
    <w:p w:rsidR="00EB74EA" w:rsidRPr="00EB74EA" w:rsidRDefault="00EB74EA" w:rsidP="00EB74EA">
      <w:r w:rsidRPr="00EB74EA">
        <w:rPr>
          <w:noProof/>
          <w:lang w:eastAsia="pt-BR"/>
        </w:rPr>
        <w:drawing>
          <wp:inline distT="0" distB="0" distL="0" distR="0">
            <wp:extent cx="5400040" cy="5922010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elecionar disciplina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2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4EA" w:rsidRPr="00845C9F" w:rsidRDefault="00845C9F" w:rsidP="00845C9F">
      <w:pPr>
        <w:tabs>
          <w:tab w:val="left" w:pos="2030"/>
        </w:tabs>
        <w:jc w:val="center"/>
        <w:rPr>
          <w:rFonts w:ascii="Arial" w:eastAsia="Arial" w:hAnsi="Arial" w:cs="Arial"/>
          <w:i/>
          <w:sz w:val="20"/>
          <w:szCs w:val="20"/>
        </w:rPr>
      </w:pPr>
      <w:r w:rsidRPr="00845C9F">
        <w:rPr>
          <w:rFonts w:ascii="Arial" w:hAnsi="Arial" w:cs="Arial"/>
          <w:i/>
          <w:sz w:val="20"/>
          <w:szCs w:val="20"/>
        </w:rPr>
        <w:t xml:space="preserve">Fonte: </w:t>
      </w:r>
      <w:r w:rsidRPr="00845C9F">
        <w:rPr>
          <w:rFonts w:ascii="Arial" w:eastAsia="Arial" w:hAnsi="Arial" w:cs="Arial"/>
          <w:i/>
          <w:sz w:val="20"/>
          <w:szCs w:val="20"/>
        </w:rPr>
        <w:t>Laís (2017</w:t>
      </w:r>
      <w:proofErr w:type="gramStart"/>
      <w:r w:rsidRPr="00845C9F">
        <w:rPr>
          <w:rFonts w:ascii="Arial" w:eastAsia="Arial" w:hAnsi="Arial" w:cs="Arial"/>
          <w:i/>
          <w:sz w:val="20"/>
          <w:szCs w:val="20"/>
        </w:rPr>
        <w:t>)</w:t>
      </w:r>
      <w:proofErr w:type="gramEnd"/>
      <w:r>
        <w:rPr>
          <w:rFonts w:ascii="Arial" w:eastAsia="Arial" w:hAnsi="Arial" w:cs="Arial"/>
          <w:i/>
          <w:sz w:val="20"/>
          <w:szCs w:val="20"/>
        </w:rPr>
        <w:br w:type="page"/>
      </w:r>
    </w:p>
    <w:p w:rsidR="00EB74EA" w:rsidRDefault="00EB74EA" w:rsidP="00EB74EA">
      <w:pPr>
        <w:pStyle w:val="Ttulo2"/>
      </w:pPr>
      <w:bookmarkStart w:id="135" w:name="_Toc467159062"/>
      <w:r>
        <w:lastRenderedPageBreak/>
        <w:t xml:space="preserve">4.1.6 </w:t>
      </w:r>
      <w:r w:rsidRPr="00764C61">
        <w:t>Emitir resultados de avaliações</w:t>
      </w:r>
      <w:bookmarkEnd w:id="135"/>
    </w:p>
    <w:p w:rsidR="00845C9F" w:rsidRDefault="00845C9F" w:rsidP="00845C9F"/>
    <w:p w:rsidR="00845C9F" w:rsidRPr="00845C9F" w:rsidRDefault="00845C9F" w:rsidP="00845C9F">
      <w:pPr>
        <w:pStyle w:val="Legenda"/>
        <w:jc w:val="center"/>
        <w:rPr>
          <w:rFonts w:ascii="Arial" w:hAnsi="Arial" w:cs="Arial"/>
          <w:b w:val="0"/>
          <w:i/>
          <w:color w:val="auto"/>
          <w:sz w:val="20"/>
          <w:szCs w:val="20"/>
        </w:rPr>
      </w:pPr>
      <w:bookmarkStart w:id="136" w:name="_Toc484246319"/>
      <w:r w:rsidRPr="00845C9F">
        <w:rPr>
          <w:rFonts w:ascii="Arial" w:hAnsi="Arial" w:cs="Arial"/>
          <w:b w:val="0"/>
          <w:i/>
          <w:color w:val="auto"/>
          <w:sz w:val="20"/>
          <w:szCs w:val="20"/>
        </w:rPr>
        <w:t xml:space="preserve">Figura </w:t>
      </w:r>
      <w:r w:rsidR="001C24AB" w:rsidRPr="00845C9F">
        <w:rPr>
          <w:rFonts w:ascii="Arial" w:hAnsi="Arial" w:cs="Arial"/>
          <w:b w:val="0"/>
          <w:i/>
          <w:color w:val="auto"/>
          <w:sz w:val="20"/>
          <w:szCs w:val="20"/>
        </w:rPr>
        <w:fldChar w:fldCharType="begin"/>
      </w:r>
      <w:r w:rsidRPr="00845C9F">
        <w:rPr>
          <w:rFonts w:ascii="Arial" w:hAnsi="Arial" w:cs="Arial"/>
          <w:b w:val="0"/>
          <w:i/>
          <w:color w:val="auto"/>
          <w:sz w:val="20"/>
          <w:szCs w:val="20"/>
        </w:rPr>
        <w:instrText xml:space="preserve"> SEQ Figura \* ARABIC </w:instrText>
      </w:r>
      <w:r w:rsidR="001C24AB" w:rsidRPr="00845C9F">
        <w:rPr>
          <w:rFonts w:ascii="Arial" w:hAnsi="Arial" w:cs="Arial"/>
          <w:b w:val="0"/>
          <w:i/>
          <w:color w:val="auto"/>
          <w:sz w:val="20"/>
          <w:szCs w:val="20"/>
        </w:rPr>
        <w:fldChar w:fldCharType="separate"/>
      </w:r>
      <w:r w:rsidR="00EB4033">
        <w:rPr>
          <w:rFonts w:ascii="Arial" w:hAnsi="Arial" w:cs="Arial"/>
          <w:b w:val="0"/>
          <w:i/>
          <w:noProof/>
          <w:color w:val="auto"/>
          <w:sz w:val="20"/>
          <w:szCs w:val="20"/>
        </w:rPr>
        <w:t>11</w:t>
      </w:r>
      <w:r w:rsidR="001C24AB" w:rsidRPr="00845C9F">
        <w:rPr>
          <w:rFonts w:ascii="Arial" w:hAnsi="Arial" w:cs="Arial"/>
          <w:b w:val="0"/>
          <w:i/>
          <w:color w:val="auto"/>
          <w:sz w:val="20"/>
          <w:szCs w:val="20"/>
        </w:rPr>
        <w:fldChar w:fldCharType="end"/>
      </w:r>
      <w:r w:rsidRPr="00845C9F">
        <w:rPr>
          <w:rFonts w:ascii="Arial" w:hAnsi="Arial" w:cs="Arial"/>
          <w:b w:val="0"/>
          <w:i/>
          <w:color w:val="auto"/>
          <w:sz w:val="20"/>
          <w:szCs w:val="20"/>
        </w:rPr>
        <w:t>: Emitir resultados de avaliações</w:t>
      </w:r>
      <w:bookmarkEnd w:id="136"/>
    </w:p>
    <w:p w:rsidR="00EB74EA" w:rsidRDefault="00EB74EA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  <w:commentRangeStart w:id="137"/>
      <w:r w:rsidRPr="00EB74EA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4086860"/>
            <wp:effectExtent l="1905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seCase Diagram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7"/>
      <w:r w:rsidR="001E00E3">
        <w:rPr>
          <w:rStyle w:val="Refdecomentrio"/>
          <w:lang w:eastAsia="pt-BR"/>
        </w:rPr>
        <w:commentReference w:id="137"/>
      </w:r>
    </w:p>
    <w:p w:rsidR="00EB74EA" w:rsidRPr="00845C9F" w:rsidRDefault="00845C9F" w:rsidP="00845C9F">
      <w:pPr>
        <w:tabs>
          <w:tab w:val="left" w:pos="2030"/>
        </w:tabs>
        <w:jc w:val="center"/>
        <w:rPr>
          <w:rFonts w:ascii="Arial" w:hAnsi="Arial" w:cs="Arial"/>
          <w:i/>
          <w:sz w:val="20"/>
          <w:szCs w:val="20"/>
        </w:rPr>
      </w:pPr>
      <w:r w:rsidRPr="00845C9F">
        <w:rPr>
          <w:rFonts w:ascii="Arial" w:hAnsi="Arial" w:cs="Arial"/>
          <w:i/>
          <w:sz w:val="20"/>
          <w:szCs w:val="20"/>
        </w:rPr>
        <w:t>Fonte: Jean (2017</w:t>
      </w:r>
      <w:proofErr w:type="gramStart"/>
      <w:r w:rsidRPr="00845C9F">
        <w:rPr>
          <w:rFonts w:ascii="Arial" w:hAnsi="Arial" w:cs="Arial"/>
          <w:i/>
          <w:sz w:val="20"/>
          <w:szCs w:val="20"/>
        </w:rPr>
        <w:t>)</w:t>
      </w:r>
      <w:proofErr w:type="gramEnd"/>
      <w:r>
        <w:rPr>
          <w:rFonts w:ascii="Arial" w:hAnsi="Arial" w:cs="Arial"/>
          <w:i/>
          <w:sz w:val="20"/>
          <w:szCs w:val="20"/>
        </w:rPr>
        <w:br w:type="page"/>
      </w:r>
    </w:p>
    <w:p w:rsidR="00EB74EA" w:rsidRPr="00845C9F" w:rsidRDefault="00845C9F" w:rsidP="00845C9F">
      <w:pPr>
        <w:pStyle w:val="Legenda"/>
        <w:jc w:val="center"/>
        <w:rPr>
          <w:rFonts w:ascii="Arial" w:hAnsi="Arial" w:cs="Arial"/>
          <w:b w:val="0"/>
          <w:i/>
          <w:color w:val="auto"/>
          <w:sz w:val="20"/>
          <w:szCs w:val="20"/>
        </w:rPr>
      </w:pPr>
      <w:bookmarkStart w:id="138" w:name="_Toc484246320"/>
      <w:r w:rsidRPr="00845C9F">
        <w:rPr>
          <w:rFonts w:ascii="Arial" w:hAnsi="Arial" w:cs="Arial"/>
          <w:b w:val="0"/>
          <w:i/>
          <w:color w:val="auto"/>
          <w:sz w:val="20"/>
          <w:szCs w:val="20"/>
        </w:rPr>
        <w:lastRenderedPageBreak/>
        <w:t xml:space="preserve">Figura </w:t>
      </w:r>
      <w:r w:rsidR="001C24AB" w:rsidRPr="00845C9F">
        <w:rPr>
          <w:rFonts w:ascii="Arial" w:hAnsi="Arial" w:cs="Arial"/>
          <w:b w:val="0"/>
          <w:i/>
          <w:color w:val="auto"/>
          <w:sz w:val="20"/>
          <w:szCs w:val="20"/>
        </w:rPr>
        <w:fldChar w:fldCharType="begin"/>
      </w:r>
      <w:r w:rsidRPr="00845C9F">
        <w:rPr>
          <w:rFonts w:ascii="Arial" w:hAnsi="Arial" w:cs="Arial"/>
          <w:b w:val="0"/>
          <w:i/>
          <w:color w:val="auto"/>
          <w:sz w:val="20"/>
          <w:szCs w:val="20"/>
        </w:rPr>
        <w:instrText xml:space="preserve"> SEQ Figura \* ARABIC </w:instrText>
      </w:r>
      <w:r w:rsidR="001C24AB" w:rsidRPr="00845C9F">
        <w:rPr>
          <w:rFonts w:ascii="Arial" w:hAnsi="Arial" w:cs="Arial"/>
          <w:b w:val="0"/>
          <w:i/>
          <w:color w:val="auto"/>
          <w:sz w:val="20"/>
          <w:szCs w:val="20"/>
        </w:rPr>
        <w:fldChar w:fldCharType="separate"/>
      </w:r>
      <w:r w:rsidR="00EB4033">
        <w:rPr>
          <w:rFonts w:ascii="Arial" w:hAnsi="Arial" w:cs="Arial"/>
          <w:b w:val="0"/>
          <w:i/>
          <w:noProof/>
          <w:color w:val="auto"/>
          <w:sz w:val="20"/>
          <w:szCs w:val="20"/>
        </w:rPr>
        <w:t>12</w:t>
      </w:r>
      <w:r w:rsidR="001C24AB" w:rsidRPr="00845C9F">
        <w:rPr>
          <w:rFonts w:ascii="Arial" w:hAnsi="Arial" w:cs="Arial"/>
          <w:b w:val="0"/>
          <w:i/>
          <w:color w:val="auto"/>
          <w:sz w:val="20"/>
          <w:szCs w:val="20"/>
        </w:rPr>
        <w:fldChar w:fldCharType="end"/>
      </w:r>
      <w:r w:rsidRPr="00845C9F">
        <w:rPr>
          <w:rFonts w:ascii="Arial" w:hAnsi="Arial" w:cs="Arial"/>
          <w:b w:val="0"/>
          <w:i/>
          <w:color w:val="auto"/>
          <w:sz w:val="20"/>
          <w:szCs w:val="20"/>
        </w:rPr>
        <w:t>: Descrição de Emitir resultado</w:t>
      </w:r>
      <w:bookmarkEnd w:id="138"/>
    </w:p>
    <w:p w:rsidR="00EB74EA" w:rsidRDefault="00EB74EA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  <w:r w:rsidRPr="00EB74EA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5219700"/>
            <wp:effectExtent l="1905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mitir resultados de avaliaçõe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C9F" w:rsidRDefault="00845C9F" w:rsidP="00845C9F">
      <w:pPr>
        <w:tabs>
          <w:tab w:val="left" w:pos="2030"/>
        </w:tabs>
        <w:jc w:val="center"/>
        <w:rPr>
          <w:rFonts w:ascii="Arial" w:hAnsi="Arial" w:cs="Arial"/>
          <w:b/>
          <w:sz w:val="24"/>
          <w:szCs w:val="24"/>
        </w:rPr>
      </w:pPr>
      <w:r w:rsidRPr="00845C9F">
        <w:rPr>
          <w:rFonts w:ascii="Arial" w:hAnsi="Arial" w:cs="Arial"/>
          <w:i/>
          <w:sz w:val="20"/>
          <w:szCs w:val="20"/>
        </w:rPr>
        <w:t>Fonte: Jean (2017)</w:t>
      </w:r>
    </w:p>
    <w:p w:rsidR="005D4A6B" w:rsidRDefault="005D4A6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EB74EA" w:rsidRDefault="005D4A6B" w:rsidP="005D4A6B">
      <w:pPr>
        <w:pStyle w:val="PargrafodaLista"/>
        <w:numPr>
          <w:ilvl w:val="0"/>
          <w:numId w:val="7"/>
        </w:num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  <w:r w:rsidRPr="005D4A6B">
        <w:rPr>
          <w:rFonts w:ascii="Arial" w:hAnsi="Arial" w:cs="Arial"/>
          <w:b/>
          <w:sz w:val="24"/>
          <w:szCs w:val="24"/>
        </w:rPr>
        <w:lastRenderedPageBreak/>
        <w:t>Diagrama de Classe</w:t>
      </w:r>
    </w:p>
    <w:p w:rsidR="002026A3" w:rsidRDefault="002026A3" w:rsidP="002026A3">
      <w:pPr>
        <w:pStyle w:val="PargrafodaLista"/>
        <w:tabs>
          <w:tab w:val="left" w:pos="2030"/>
        </w:tabs>
        <w:rPr>
          <w:rFonts w:ascii="Arial" w:hAnsi="Arial" w:cs="Arial"/>
          <w:b/>
          <w:sz w:val="24"/>
          <w:szCs w:val="24"/>
        </w:rPr>
      </w:pPr>
    </w:p>
    <w:p w:rsidR="00845C9F" w:rsidRPr="00845C9F" w:rsidRDefault="00845C9F" w:rsidP="00845C9F">
      <w:pPr>
        <w:pStyle w:val="Legenda"/>
        <w:jc w:val="center"/>
        <w:rPr>
          <w:rFonts w:ascii="Arial" w:hAnsi="Arial" w:cs="Arial"/>
          <w:b w:val="0"/>
          <w:i/>
          <w:color w:val="auto"/>
          <w:sz w:val="20"/>
          <w:szCs w:val="20"/>
        </w:rPr>
      </w:pPr>
      <w:bookmarkStart w:id="139" w:name="_Toc484246321"/>
      <w:r w:rsidRPr="00845C9F">
        <w:rPr>
          <w:rFonts w:ascii="Arial" w:hAnsi="Arial" w:cs="Arial"/>
          <w:b w:val="0"/>
          <w:i/>
          <w:color w:val="auto"/>
          <w:sz w:val="20"/>
          <w:szCs w:val="20"/>
        </w:rPr>
        <w:t xml:space="preserve">Figura </w:t>
      </w:r>
      <w:r w:rsidR="001C24AB" w:rsidRPr="00845C9F">
        <w:rPr>
          <w:rFonts w:ascii="Arial" w:hAnsi="Arial" w:cs="Arial"/>
          <w:b w:val="0"/>
          <w:i/>
          <w:color w:val="auto"/>
          <w:sz w:val="20"/>
          <w:szCs w:val="20"/>
        </w:rPr>
        <w:fldChar w:fldCharType="begin"/>
      </w:r>
      <w:r w:rsidRPr="00845C9F">
        <w:rPr>
          <w:rFonts w:ascii="Arial" w:hAnsi="Arial" w:cs="Arial"/>
          <w:b w:val="0"/>
          <w:i/>
          <w:color w:val="auto"/>
          <w:sz w:val="20"/>
          <w:szCs w:val="20"/>
        </w:rPr>
        <w:instrText xml:space="preserve"> SEQ Figura \* ARABIC </w:instrText>
      </w:r>
      <w:r w:rsidR="001C24AB" w:rsidRPr="00845C9F">
        <w:rPr>
          <w:rFonts w:ascii="Arial" w:hAnsi="Arial" w:cs="Arial"/>
          <w:b w:val="0"/>
          <w:i/>
          <w:color w:val="auto"/>
          <w:sz w:val="20"/>
          <w:szCs w:val="20"/>
        </w:rPr>
        <w:fldChar w:fldCharType="separate"/>
      </w:r>
      <w:r w:rsidR="00EB4033">
        <w:rPr>
          <w:rFonts w:ascii="Arial" w:hAnsi="Arial" w:cs="Arial"/>
          <w:b w:val="0"/>
          <w:i/>
          <w:noProof/>
          <w:color w:val="auto"/>
          <w:sz w:val="20"/>
          <w:szCs w:val="20"/>
        </w:rPr>
        <w:t>13</w:t>
      </w:r>
      <w:r w:rsidR="001C24AB" w:rsidRPr="00845C9F">
        <w:rPr>
          <w:rFonts w:ascii="Arial" w:hAnsi="Arial" w:cs="Arial"/>
          <w:b w:val="0"/>
          <w:i/>
          <w:color w:val="auto"/>
          <w:sz w:val="20"/>
          <w:szCs w:val="20"/>
        </w:rPr>
        <w:fldChar w:fldCharType="end"/>
      </w:r>
      <w:r w:rsidRPr="00845C9F">
        <w:rPr>
          <w:rFonts w:ascii="Arial" w:hAnsi="Arial" w:cs="Arial"/>
          <w:b w:val="0"/>
          <w:i/>
          <w:color w:val="auto"/>
          <w:sz w:val="20"/>
          <w:szCs w:val="20"/>
        </w:rPr>
        <w:t>: Diagrama de Classe</w:t>
      </w:r>
      <w:bookmarkEnd w:id="139"/>
    </w:p>
    <w:p w:rsidR="00301336" w:rsidRDefault="00D9109C" w:rsidP="003956EC">
      <w:pPr>
        <w:tabs>
          <w:tab w:val="left" w:pos="2030"/>
        </w:tabs>
        <w:ind w:left="360"/>
        <w:jc w:val="center"/>
        <w:rPr>
          <w:rFonts w:ascii="Arial" w:hAnsi="Arial" w:cs="Arial"/>
          <w:b/>
          <w:sz w:val="24"/>
          <w:szCs w:val="24"/>
        </w:rPr>
      </w:pPr>
      <w:commentRangeStart w:id="140"/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483298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agramaClasse03062017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1" w:name="_GoBack"/>
      <w:bookmarkEnd w:id="141"/>
      <w:commentRangeEnd w:id="140"/>
      <w:r w:rsidR="00C800B8">
        <w:rPr>
          <w:rStyle w:val="Refdecomentrio"/>
          <w:lang w:eastAsia="pt-BR"/>
        </w:rPr>
        <w:commentReference w:id="140"/>
      </w:r>
    </w:p>
    <w:p w:rsidR="0064292C" w:rsidRPr="0064292C" w:rsidRDefault="0064292C" w:rsidP="003956EC">
      <w:pPr>
        <w:tabs>
          <w:tab w:val="left" w:pos="2030"/>
        </w:tabs>
        <w:ind w:left="360"/>
        <w:jc w:val="center"/>
        <w:rPr>
          <w:rFonts w:ascii="Arial" w:hAnsi="Arial" w:cs="Arial"/>
          <w:i/>
          <w:sz w:val="20"/>
          <w:szCs w:val="20"/>
        </w:rPr>
      </w:pPr>
      <w:r w:rsidRPr="0064292C">
        <w:rPr>
          <w:rFonts w:ascii="Arial" w:hAnsi="Arial" w:cs="Arial"/>
          <w:i/>
          <w:sz w:val="20"/>
          <w:szCs w:val="20"/>
        </w:rPr>
        <w:t>Fonte: autores (2017)</w:t>
      </w:r>
    </w:p>
    <w:p w:rsidR="005D4A6B" w:rsidRDefault="005D4A6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5D4A6B" w:rsidRPr="005D4A6B" w:rsidRDefault="005D4A6B" w:rsidP="005D4A6B">
      <w:p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  <w:bookmarkStart w:id="142" w:name="_Toc404956715"/>
      <w:proofErr w:type="gramStart"/>
      <w:r>
        <w:rPr>
          <w:rFonts w:ascii="Arial" w:hAnsi="Arial" w:cs="Arial"/>
          <w:b/>
          <w:sz w:val="24"/>
          <w:szCs w:val="24"/>
        </w:rPr>
        <w:lastRenderedPageBreak/>
        <w:t>6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</w:t>
      </w:r>
      <w:commentRangeStart w:id="143"/>
      <w:r>
        <w:rPr>
          <w:rFonts w:ascii="Arial" w:hAnsi="Arial" w:cs="Arial"/>
          <w:b/>
          <w:sz w:val="24"/>
          <w:szCs w:val="24"/>
        </w:rPr>
        <w:t>Diagrama de Sequê</w:t>
      </w:r>
      <w:r w:rsidRPr="005D4A6B">
        <w:rPr>
          <w:rFonts w:ascii="Arial" w:hAnsi="Arial" w:cs="Arial"/>
          <w:b/>
          <w:sz w:val="24"/>
          <w:szCs w:val="24"/>
        </w:rPr>
        <w:t>ncia</w:t>
      </w:r>
      <w:bookmarkEnd w:id="142"/>
      <w:commentRangeEnd w:id="143"/>
      <w:r w:rsidR="004E30C5">
        <w:rPr>
          <w:rStyle w:val="Refdecomentrio"/>
          <w:lang w:eastAsia="pt-BR"/>
        </w:rPr>
        <w:commentReference w:id="143"/>
      </w:r>
    </w:p>
    <w:p w:rsidR="005D4A6B" w:rsidRDefault="005D4A6B" w:rsidP="005D4A6B">
      <w:pPr>
        <w:pStyle w:val="PargrafodaLista"/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</w:p>
    <w:p w:rsidR="005D4A6B" w:rsidRDefault="005D4A6B" w:rsidP="005D4A6B">
      <w:pPr>
        <w:pStyle w:val="PargrafodaLista"/>
        <w:spacing w:line="360" w:lineRule="auto"/>
        <w:ind w:left="0"/>
        <w:outlineLvl w:val="1"/>
        <w:rPr>
          <w:rFonts w:ascii="Arial" w:hAnsi="Arial" w:cs="Arial"/>
          <w:b/>
          <w:sz w:val="24"/>
          <w:szCs w:val="24"/>
        </w:rPr>
      </w:pPr>
      <w:bookmarkStart w:id="144" w:name="_Toc404956716"/>
      <w:proofErr w:type="gramStart"/>
      <w:r>
        <w:rPr>
          <w:rFonts w:ascii="Arial" w:hAnsi="Arial" w:cs="Arial"/>
          <w:b/>
          <w:sz w:val="24"/>
          <w:szCs w:val="24"/>
        </w:rPr>
        <w:t>6.1 Diagrama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de Sequencia Cadastro de Usuário</w:t>
      </w:r>
      <w:bookmarkEnd w:id="144"/>
    </w:p>
    <w:p w:rsidR="00845C9F" w:rsidRDefault="00845C9F" w:rsidP="005D4A6B">
      <w:pPr>
        <w:pStyle w:val="PargrafodaLista"/>
        <w:spacing w:line="360" w:lineRule="auto"/>
        <w:ind w:left="0"/>
        <w:outlineLvl w:val="1"/>
        <w:rPr>
          <w:rFonts w:ascii="Arial" w:hAnsi="Arial" w:cs="Arial"/>
          <w:b/>
          <w:sz w:val="24"/>
          <w:szCs w:val="24"/>
        </w:rPr>
      </w:pPr>
    </w:p>
    <w:p w:rsidR="00845C9F" w:rsidRPr="004B7108" w:rsidRDefault="004B7108" w:rsidP="004B7108">
      <w:pPr>
        <w:pStyle w:val="Legenda"/>
        <w:jc w:val="center"/>
        <w:rPr>
          <w:rFonts w:ascii="Arial" w:hAnsi="Arial" w:cs="Arial"/>
          <w:b w:val="0"/>
          <w:i/>
          <w:color w:val="auto"/>
          <w:sz w:val="20"/>
          <w:szCs w:val="20"/>
        </w:rPr>
      </w:pPr>
      <w:bookmarkStart w:id="145" w:name="_Toc484246322"/>
      <w:r w:rsidRPr="004B7108">
        <w:rPr>
          <w:rFonts w:ascii="Arial" w:hAnsi="Arial" w:cs="Arial"/>
          <w:b w:val="0"/>
          <w:i/>
          <w:color w:val="auto"/>
          <w:sz w:val="20"/>
          <w:szCs w:val="20"/>
        </w:rPr>
        <w:t xml:space="preserve">Figura </w:t>
      </w:r>
      <w:r w:rsidR="001C24AB" w:rsidRPr="004B7108">
        <w:rPr>
          <w:rFonts w:ascii="Arial" w:hAnsi="Arial" w:cs="Arial"/>
          <w:b w:val="0"/>
          <w:i/>
          <w:color w:val="auto"/>
          <w:sz w:val="20"/>
          <w:szCs w:val="20"/>
        </w:rPr>
        <w:fldChar w:fldCharType="begin"/>
      </w:r>
      <w:r w:rsidRPr="004B7108">
        <w:rPr>
          <w:rFonts w:ascii="Arial" w:hAnsi="Arial" w:cs="Arial"/>
          <w:b w:val="0"/>
          <w:i/>
          <w:color w:val="auto"/>
          <w:sz w:val="20"/>
          <w:szCs w:val="20"/>
        </w:rPr>
        <w:instrText xml:space="preserve"> SEQ Figura \* ARABIC </w:instrText>
      </w:r>
      <w:r w:rsidR="001C24AB" w:rsidRPr="004B7108">
        <w:rPr>
          <w:rFonts w:ascii="Arial" w:hAnsi="Arial" w:cs="Arial"/>
          <w:b w:val="0"/>
          <w:i/>
          <w:color w:val="auto"/>
          <w:sz w:val="20"/>
          <w:szCs w:val="20"/>
        </w:rPr>
        <w:fldChar w:fldCharType="separate"/>
      </w:r>
      <w:r w:rsidR="00EB4033">
        <w:rPr>
          <w:rFonts w:ascii="Arial" w:hAnsi="Arial" w:cs="Arial"/>
          <w:b w:val="0"/>
          <w:i/>
          <w:noProof/>
          <w:color w:val="auto"/>
          <w:sz w:val="20"/>
          <w:szCs w:val="20"/>
        </w:rPr>
        <w:t>14</w:t>
      </w:r>
      <w:r w:rsidR="001C24AB" w:rsidRPr="004B7108">
        <w:rPr>
          <w:rFonts w:ascii="Arial" w:hAnsi="Arial" w:cs="Arial"/>
          <w:b w:val="0"/>
          <w:i/>
          <w:color w:val="auto"/>
          <w:sz w:val="20"/>
          <w:szCs w:val="20"/>
        </w:rPr>
        <w:fldChar w:fldCharType="end"/>
      </w:r>
      <w:r w:rsidRPr="004B7108">
        <w:rPr>
          <w:rFonts w:ascii="Arial" w:hAnsi="Arial" w:cs="Arial"/>
          <w:b w:val="0"/>
          <w:i/>
          <w:color w:val="auto"/>
          <w:sz w:val="20"/>
          <w:szCs w:val="20"/>
        </w:rPr>
        <w:t>: Diagrama de Sequencia Cadastro de Usuário</w:t>
      </w:r>
      <w:bookmarkEnd w:id="145"/>
    </w:p>
    <w:p w:rsidR="00EB74EA" w:rsidRDefault="005D4A6B" w:rsidP="004B7108">
      <w:pPr>
        <w:pStyle w:val="PargrafodaLista"/>
        <w:spacing w:line="360" w:lineRule="auto"/>
        <w:ind w:left="0"/>
        <w:jc w:val="center"/>
        <w:outlineLvl w:val="1"/>
        <w:rPr>
          <w:rFonts w:ascii="Arial" w:hAnsi="Arial" w:cs="Arial"/>
          <w:b/>
          <w:sz w:val="24"/>
          <w:szCs w:val="24"/>
        </w:rPr>
      </w:pPr>
      <w:commentRangeStart w:id="146"/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4895215" cy="3626512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dastro de usuário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732" cy="36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46"/>
      <w:r w:rsidR="005B33DB">
        <w:rPr>
          <w:rStyle w:val="Refdecomentrio"/>
          <w:lang w:eastAsia="pt-BR"/>
        </w:rPr>
        <w:commentReference w:id="146"/>
      </w:r>
    </w:p>
    <w:p w:rsidR="0064292C" w:rsidRDefault="0064292C" w:rsidP="004B7108">
      <w:pPr>
        <w:pStyle w:val="PargrafodaLista"/>
        <w:spacing w:line="360" w:lineRule="auto"/>
        <w:ind w:left="0"/>
        <w:jc w:val="center"/>
        <w:outlineLvl w:val="1"/>
        <w:rPr>
          <w:rFonts w:ascii="Arial" w:hAnsi="Arial" w:cs="Arial"/>
          <w:b/>
          <w:sz w:val="24"/>
          <w:szCs w:val="24"/>
        </w:rPr>
      </w:pPr>
      <w:r w:rsidRPr="00546C1F">
        <w:rPr>
          <w:rFonts w:ascii="Arial" w:hAnsi="Arial" w:cs="Arial"/>
          <w:i/>
          <w:sz w:val="20"/>
          <w:szCs w:val="20"/>
        </w:rPr>
        <w:t>Fonte: Daniele</w:t>
      </w:r>
      <w:r>
        <w:rPr>
          <w:rFonts w:ascii="Arial" w:hAnsi="Arial" w:cs="Arial"/>
          <w:i/>
          <w:sz w:val="20"/>
          <w:szCs w:val="20"/>
        </w:rPr>
        <w:t xml:space="preserve"> (2017)</w:t>
      </w:r>
    </w:p>
    <w:p w:rsidR="00F238EA" w:rsidRDefault="00F238EA" w:rsidP="002026A3">
      <w:pPr>
        <w:pStyle w:val="PargrafodaLista"/>
        <w:spacing w:line="360" w:lineRule="auto"/>
        <w:ind w:left="0"/>
        <w:jc w:val="center"/>
        <w:outlineLvl w:val="1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4B7108" w:rsidRDefault="005D4A6B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  <w:proofErr w:type="gramStart"/>
      <w:r>
        <w:rPr>
          <w:rFonts w:ascii="Arial" w:hAnsi="Arial" w:cs="Arial"/>
          <w:b/>
          <w:sz w:val="24"/>
          <w:szCs w:val="24"/>
        </w:rPr>
        <w:lastRenderedPageBreak/>
        <w:t>6.2 Diagrama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de Sequencia Efetuar </w:t>
      </w:r>
      <w:proofErr w:type="spellStart"/>
      <w:r>
        <w:rPr>
          <w:rFonts w:ascii="Arial" w:hAnsi="Arial" w:cs="Arial"/>
          <w:b/>
          <w:sz w:val="24"/>
          <w:szCs w:val="24"/>
        </w:rPr>
        <w:t>Login</w:t>
      </w:r>
      <w:proofErr w:type="spellEnd"/>
    </w:p>
    <w:p w:rsidR="004B7108" w:rsidRDefault="004B7108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</w:p>
    <w:p w:rsidR="005D4A6B" w:rsidRDefault="004B7108" w:rsidP="004B7108">
      <w:pPr>
        <w:pStyle w:val="Legenda"/>
        <w:jc w:val="center"/>
        <w:rPr>
          <w:rFonts w:ascii="Arial" w:hAnsi="Arial" w:cs="Arial"/>
          <w:b w:val="0"/>
          <w:i/>
          <w:color w:val="auto"/>
          <w:sz w:val="20"/>
          <w:szCs w:val="20"/>
        </w:rPr>
      </w:pPr>
      <w:bookmarkStart w:id="147" w:name="_Toc484246323"/>
      <w:r w:rsidRPr="004B7108">
        <w:rPr>
          <w:rFonts w:ascii="Arial" w:hAnsi="Arial" w:cs="Arial"/>
          <w:b w:val="0"/>
          <w:i/>
          <w:color w:val="auto"/>
          <w:sz w:val="20"/>
          <w:szCs w:val="20"/>
        </w:rPr>
        <w:t xml:space="preserve">Figura </w:t>
      </w:r>
      <w:r w:rsidR="001C24AB" w:rsidRPr="004B7108">
        <w:rPr>
          <w:rFonts w:ascii="Arial" w:hAnsi="Arial" w:cs="Arial"/>
          <w:b w:val="0"/>
          <w:i/>
          <w:color w:val="auto"/>
          <w:sz w:val="20"/>
          <w:szCs w:val="20"/>
        </w:rPr>
        <w:fldChar w:fldCharType="begin"/>
      </w:r>
      <w:r w:rsidRPr="004B7108">
        <w:rPr>
          <w:rFonts w:ascii="Arial" w:hAnsi="Arial" w:cs="Arial"/>
          <w:b w:val="0"/>
          <w:i/>
          <w:color w:val="auto"/>
          <w:sz w:val="20"/>
          <w:szCs w:val="20"/>
        </w:rPr>
        <w:instrText xml:space="preserve"> SEQ Figura \* ARABIC </w:instrText>
      </w:r>
      <w:r w:rsidR="001C24AB" w:rsidRPr="004B7108">
        <w:rPr>
          <w:rFonts w:ascii="Arial" w:hAnsi="Arial" w:cs="Arial"/>
          <w:b w:val="0"/>
          <w:i/>
          <w:color w:val="auto"/>
          <w:sz w:val="20"/>
          <w:szCs w:val="20"/>
        </w:rPr>
        <w:fldChar w:fldCharType="separate"/>
      </w:r>
      <w:r w:rsidR="00EB4033">
        <w:rPr>
          <w:rFonts w:ascii="Arial" w:hAnsi="Arial" w:cs="Arial"/>
          <w:b w:val="0"/>
          <w:i/>
          <w:noProof/>
          <w:color w:val="auto"/>
          <w:sz w:val="20"/>
          <w:szCs w:val="20"/>
        </w:rPr>
        <w:t>15</w:t>
      </w:r>
      <w:r w:rsidR="001C24AB" w:rsidRPr="004B7108">
        <w:rPr>
          <w:rFonts w:ascii="Arial" w:hAnsi="Arial" w:cs="Arial"/>
          <w:b w:val="0"/>
          <w:i/>
          <w:color w:val="auto"/>
          <w:sz w:val="20"/>
          <w:szCs w:val="20"/>
        </w:rPr>
        <w:fldChar w:fldCharType="end"/>
      </w:r>
      <w:r w:rsidRPr="004B7108">
        <w:rPr>
          <w:rFonts w:ascii="Arial" w:hAnsi="Arial" w:cs="Arial"/>
          <w:b w:val="0"/>
          <w:i/>
          <w:color w:val="auto"/>
          <w:sz w:val="20"/>
          <w:szCs w:val="20"/>
        </w:rPr>
        <w:t xml:space="preserve">: Diagrama de </w:t>
      </w:r>
      <w:r w:rsidR="00032D7F" w:rsidRPr="004B7108">
        <w:rPr>
          <w:rFonts w:ascii="Arial" w:hAnsi="Arial" w:cs="Arial"/>
          <w:b w:val="0"/>
          <w:i/>
          <w:color w:val="auto"/>
          <w:sz w:val="20"/>
          <w:szCs w:val="20"/>
        </w:rPr>
        <w:t>sequência</w:t>
      </w:r>
      <w:r w:rsidRPr="004B7108">
        <w:rPr>
          <w:rFonts w:ascii="Arial" w:hAnsi="Arial" w:cs="Arial"/>
          <w:b w:val="0"/>
          <w:i/>
          <w:color w:val="auto"/>
          <w:sz w:val="20"/>
          <w:szCs w:val="20"/>
        </w:rPr>
        <w:t xml:space="preserve"> Efetuar </w:t>
      </w:r>
      <w:proofErr w:type="spellStart"/>
      <w:r w:rsidRPr="004B7108">
        <w:rPr>
          <w:rFonts w:ascii="Arial" w:hAnsi="Arial" w:cs="Arial"/>
          <w:b w:val="0"/>
          <w:i/>
          <w:color w:val="auto"/>
          <w:sz w:val="20"/>
          <w:szCs w:val="20"/>
        </w:rPr>
        <w:t>Login</w:t>
      </w:r>
      <w:commentRangeStart w:id="148"/>
      <w:proofErr w:type="spellEnd"/>
      <w:r w:rsidR="005D4A6B">
        <w:rPr>
          <w:rFonts w:ascii="Arial" w:hAnsi="Arial" w:cs="Arial"/>
          <w:b w:val="0"/>
          <w:noProof/>
          <w:sz w:val="24"/>
          <w:szCs w:val="24"/>
          <w:lang w:eastAsia="pt-BR"/>
        </w:rPr>
        <w:drawing>
          <wp:inline distT="0" distB="0" distL="0" distR="0">
            <wp:extent cx="4952310" cy="3860403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fetuar logi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885" cy="387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7"/>
      <w:commentRangeEnd w:id="148"/>
      <w:r w:rsidR="005B33DB">
        <w:rPr>
          <w:rStyle w:val="Refdecomentrio"/>
          <w:b w:val="0"/>
          <w:bCs w:val="0"/>
          <w:color w:val="auto"/>
          <w:lang w:eastAsia="pt-BR"/>
        </w:rPr>
        <w:commentReference w:id="148"/>
      </w:r>
    </w:p>
    <w:p w:rsidR="0064292C" w:rsidRPr="0064292C" w:rsidRDefault="0064292C" w:rsidP="0064292C">
      <w:pPr>
        <w:jc w:val="center"/>
      </w:pPr>
      <w:r w:rsidRPr="00546C1F">
        <w:rPr>
          <w:rFonts w:ascii="Arial" w:hAnsi="Arial" w:cs="Arial"/>
          <w:i/>
          <w:sz w:val="20"/>
          <w:szCs w:val="20"/>
        </w:rPr>
        <w:t>Fonte: Daniele</w:t>
      </w:r>
      <w:r>
        <w:rPr>
          <w:rFonts w:ascii="Arial" w:hAnsi="Arial" w:cs="Arial"/>
          <w:i/>
          <w:sz w:val="20"/>
          <w:szCs w:val="20"/>
        </w:rPr>
        <w:t xml:space="preserve"> (2017)</w:t>
      </w:r>
    </w:p>
    <w:p w:rsidR="00EB74EA" w:rsidRDefault="00F238EA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EB74EA" w:rsidRDefault="005D4A6B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  <w:proofErr w:type="gramStart"/>
      <w:r>
        <w:rPr>
          <w:rFonts w:ascii="Arial" w:hAnsi="Arial" w:cs="Arial"/>
          <w:b/>
          <w:sz w:val="24"/>
          <w:szCs w:val="24"/>
        </w:rPr>
        <w:lastRenderedPageBreak/>
        <w:t>6.3 Diagrama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de sequência cadastrar disciplina</w:t>
      </w:r>
    </w:p>
    <w:p w:rsidR="002026A3" w:rsidRDefault="002026A3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</w:p>
    <w:p w:rsidR="00F238EA" w:rsidRPr="00F238EA" w:rsidRDefault="00F238EA" w:rsidP="00F238EA">
      <w:pPr>
        <w:pStyle w:val="Legenda"/>
        <w:jc w:val="center"/>
        <w:rPr>
          <w:rFonts w:ascii="Arial" w:hAnsi="Arial" w:cs="Arial"/>
          <w:b w:val="0"/>
          <w:i/>
          <w:color w:val="auto"/>
          <w:sz w:val="20"/>
          <w:szCs w:val="20"/>
        </w:rPr>
      </w:pPr>
      <w:bookmarkStart w:id="149" w:name="_Toc484246324"/>
      <w:r w:rsidRPr="00F238EA">
        <w:rPr>
          <w:rFonts w:ascii="Arial" w:hAnsi="Arial" w:cs="Arial"/>
          <w:b w:val="0"/>
          <w:i/>
          <w:color w:val="auto"/>
          <w:sz w:val="20"/>
          <w:szCs w:val="20"/>
        </w:rPr>
        <w:t xml:space="preserve">Figura </w:t>
      </w:r>
      <w:r w:rsidR="001C24AB" w:rsidRPr="00F238EA">
        <w:rPr>
          <w:rFonts w:ascii="Arial" w:hAnsi="Arial" w:cs="Arial"/>
          <w:b w:val="0"/>
          <w:i/>
          <w:color w:val="auto"/>
          <w:sz w:val="20"/>
          <w:szCs w:val="20"/>
        </w:rPr>
        <w:fldChar w:fldCharType="begin"/>
      </w:r>
      <w:r w:rsidRPr="00F238EA">
        <w:rPr>
          <w:rFonts w:ascii="Arial" w:hAnsi="Arial" w:cs="Arial"/>
          <w:b w:val="0"/>
          <w:i/>
          <w:color w:val="auto"/>
          <w:sz w:val="20"/>
          <w:szCs w:val="20"/>
        </w:rPr>
        <w:instrText xml:space="preserve"> SEQ Figura \* ARABIC </w:instrText>
      </w:r>
      <w:r w:rsidR="001C24AB" w:rsidRPr="00F238EA">
        <w:rPr>
          <w:rFonts w:ascii="Arial" w:hAnsi="Arial" w:cs="Arial"/>
          <w:b w:val="0"/>
          <w:i/>
          <w:color w:val="auto"/>
          <w:sz w:val="20"/>
          <w:szCs w:val="20"/>
        </w:rPr>
        <w:fldChar w:fldCharType="separate"/>
      </w:r>
      <w:r w:rsidR="00EB4033">
        <w:rPr>
          <w:rFonts w:ascii="Arial" w:hAnsi="Arial" w:cs="Arial"/>
          <w:b w:val="0"/>
          <w:i/>
          <w:noProof/>
          <w:color w:val="auto"/>
          <w:sz w:val="20"/>
          <w:szCs w:val="20"/>
        </w:rPr>
        <w:t>16</w:t>
      </w:r>
      <w:r w:rsidR="001C24AB" w:rsidRPr="00F238EA">
        <w:rPr>
          <w:rFonts w:ascii="Arial" w:hAnsi="Arial" w:cs="Arial"/>
          <w:b w:val="0"/>
          <w:i/>
          <w:color w:val="auto"/>
          <w:sz w:val="20"/>
          <w:szCs w:val="20"/>
        </w:rPr>
        <w:fldChar w:fldCharType="end"/>
      </w:r>
      <w:r w:rsidRPr="00F238EA">
        <w:rPr>
          <w:rFonts w:ascii="Arial" w:hAnsi="Arial" w:cs="Arial"/>
          <w:b w:val="0"/>
          <w:i/>
          <w:color w:val="auto"/>
          <w:sz w:val="20"/>
          <w:szCs w:val="20"/>
        </w:rPr>
        <w:t xml:space="preserve">: </w:t>
      </w:r>
      <w:proofErr w:type="spellStart"/>
      <w:r w:rsidRPr="00F238EA">
        <w:rPr>
          <w:rFonts w:ascii="Arial" w:hAnsi="Arial" w:cs="Arial"/>
          <w:b w:val="0"/>
          <w:i/>
          <w:color w:val="auto"/>
          <w:sz w:val="20"/>
          <w:szCs w:val="20"/>
        </w:rPr>
        <w:t>Diadrama</w:t>
      </w:r>
      <w:proofErr w:type="spellEnd"/>
      <w:r w:rsidRPr="00F238EA">
        <w:rPr>
          <w:rFonts w:ascii="Arial" w:hAnsi="Arial" w:cs="Arial"/>
          <w:b w:val="0"/>
          <w:i/>
          <w:color w:val="auto"/>
          <w:sz w:val="20"/>
          <w:szCs w:val="20"/>
        </w:rPr>
        <w:t xml:space="preserve"> de sequência cadastrar disciplina</w:t>
      </w:r>
      <w:bookmarkEnd w:id="149"/>
    </w:p>
    <w:p w:rsidR="00F238EA" w:rsidRDefault="00F238EA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  <w:commentRangeStart w:id="150"/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233372</wp:posOffset>
            </wp:positionH>
            <wp:positionV relativeFrom="paragraph">
              <wp:posOffset>4690</wp:posOffset>
            </wp:positionV>
            <wp:extent cx="4961755" cy="3691560"/>
            <wp:effectExtent l="0" t="0" r="0" b="0"/>
            <wp:wrapTight wrapText="bothSides">
              <wp:wrapPolygon edited="0">
                <wp:start x="0" y="0"/>
                <wp:lineTo x="0" y="21515"/>
                <wp:lineTo x="21481" y="21515"/>
                <wp:lineTo x="21481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dastrar disciplina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755" cy="369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commentRangeEnd w:id="150"/>
      <w:r w:rsidR="00157875">
        <w:rPr>
          <w:rStyle w:val="Refdecomentrio"/>
          <w:lang w:eastAsia="pt-BR"/>
        </w:rPr>
        <w:commentReference w:id="150"/>
      </w:r>
    </w:p>
    <w:p w:rsidR="00F238EA" w:rsidRDefault="00F238EA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</w:p>
    <w:p w:rsidR="005D4A6B" w:rsidRDefault="005D4A6B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</w:p>
    <w:p w:rsidR="00F238EA" w:rsidRDefault="00F238EA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</w:p>
    <w:p w:rsidR="00F238EA" w:rsidRDefault="00F238EA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</w:p>
    <w:p w:rsidR="00F238EA" w:rsidRDefault="00F238EA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</w:p>
    <w:p w:rsidR="00F238EA" w:rsidRDefault="00F238EA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</w:p>
    <w:p w:rsidR="00F238EA" w:rsidRDefault="00F238EA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</w:p>
    <w:p w:rsidR="00F238EA" w:rsidRDefault="00F238EA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</w:p>
    <w:p w:rsidR="00F238EA" w:rsidRDefault="00F238EA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</w:p>
    <w:p w:rsidR="0064292C" w:rsidRDefault="0064292C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</w:p>
    <w:p w:rsidR="00F238EA" w:rsidRDefault="00F238EA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</w:p>
    <w:p w:rsidR="00F238EA" w:rsidRDefault="0064292C" w:rsidP="0064292C">
      <w:pPr>
        <w:tabs>
          <w:tab w:val="left" w:pos="2030"/>
        </w:tabs>
        <w:jc w:val="center"/>
        <w:rPr>
          <w:rFonts w:ascii="Arial" w:hAnsi="Arial" w:cs="Arial"/>
          <w:b/>
          <w:sz w:val="24"/>
          <w:szCs w:val="24"/>
        </w:rPr>
      </w:pPr>
      <w:r w:rsidRPr="00546C1F">
        <w:rPr>
          <w:rFonts w:ascii="Arial" w:hAnsi="Arial" w:cs="Arial"/>
          <w:i/>
          <w:sz w:val="20"/>
          <w:szCs w:val="20"/>
        </w:rPr>
        <w:t>Fonte: Daniele</w:t>
      </w:r>
      <w:r>
        <w:rPr>
          <w:rFonts w:ascii="Arial" w:hAnsi="Arial" w:cs="Arial"/>
          <w:i/>
          <w:sz w:val="20"/>
          <w:szCs w:val="20"/>
        </w:rPr>
        <w:t xml:space="preserve"> (2017)</w:t>
      </w:r>
    </w:p>
    <w:p w:rsidR="00F238EA" w:rsidRDefault="00F238EA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F238EA" w:rsidRDefault="00BA63DD" w:rsidP="00F238EA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  <w:proofErr w:type="gramStart"/>
      <w:r>
        <w:rPr>
          <w:rFonts w:ascii="Arial" w:hAnsi="Arial" w:cs="Arial"/>
          <w:b/>
          <w:sz w:val="24"/>
          <w:szCs w:val="24"/>
        </w:rPr>
        <w:lastRenderedPageBreak/>
        <w:t>6.4 Diagrama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de sequência </w:t>
      </w:r>
      <w:r w:rsidR="00F238EA">
        <w:rPr>
          <w:rFonts w:ascii="Arial" w:hAnsi="Arial" w:cs="Arial"/>
          <w:b/>
          <w:sz w:val="24"/>
          <w:szCs w:val="24"/>
        </w:rPr>
        <w:t>cadastrar conteúdo de avaliações</w:t>
      </w:r>
    </w:p>
    <w:p w:rsidR="002026A3" w:rsidRDefault="002026A3" w:rsidP="00F238EA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</w:p>
    <w:p w:rsidR="00F238EA" w:rsidRPr="00F238EA" w:rsidRDefault="00F238EA" w:rsidP="00F238EA">
      <w:pPr>
        <w:pStyle w:val="Legenda"/>
        <w:jc w:val="center"/>
        <w:rPr>
          <w:rFonts w:ascii="Arial" w:hAnsi="Arial" w:cs="Arial"/>
          <w:b w:val="0"/>
          <w:i/>
          <w:color w:val="auto"/>
          <w:sz w:val="20"/>
          <w:szCs w:val="20"/>
        </w:rPr>
      </w:pPr>
      <w:bookmarkStart w:id="151" w:name="_Toc484246325"/>
      <w:r w:rsidRPr="00F238EA">
        <w:rPr>
          <w:rFonts w:ascii="Arial" w:hAnsi="Arial" w:cs="Arial"/>
          <w:b w:val="0"/>
          <w:i/>
          <w:color w:val="auto"/>
          <w:sz w:val="20"/>
          <w:szCs w:val="20"/>
        </w:rPr>
        <w:t xml:space="preserve">Figura </w:t>
      </w:r>
      <w:r w:rsidR="001C24AB" w:rsidRPr="00F238EA">
        <w:rPr>
          <w:rFonts w:ascii="Arial" w:hAnsi="Arial" w:cs="Arial"/>
          <w:b w:val="0"/>
          <w:i/>
          <w:color w:val="auto"/>
          <w:sz w:val="20"/>
          <w:szCs w:val="20"/>
        </w:rPr>
        <w:fldChar w:fldCharType="begin"/>
      </w:r>
      <w:r w:rsidRPr="00F238EA">
        <w:rPr>
          <w:rFonts w:ascii="Arial" w:hAnsi="Arial" w:cs="Arial"/>
          <w:b w:val="0"/>
          <w:i/>
          <w:color w:val="auto"/>
          <w:sz w:val="20"/>
          <w:szCs w:val="20"/>
        </w:rPr>
        <w:instrText xml:space="preserve"> SEQ Figura \* ARABIC </w:instrText>
      </w:r>
      <w:r w:rsidR="001C24AB" w:rsidRPr="00F238EA">
        <w:rPr>
          <w:rFonts w:ascii="Arial" w:hAnsi="Arial" w:cs="Arial"/>
          <w:b w:val="0"/>
          <w:i/>
          <w:color w:val="auto"/>
          <w:sz w:val="20"/>
          <w:szCs w:val="20"/>
        </w:rPr>
        <w:fldChar w:fldCharType="separate"/>
      </w:r>
      <w:r w:rsidR="00EB4033">
        <w:rPr>
          <w:rFonts w:ascii="Arial" w:hAnsi="Arial" w:cs="Arial"/>
          <w:b w:val="0"/>
          <w:i/>
          <w:noProof/>
          <w:color w:val="auto"/>
          <w:sz w:val="20"/>
          <w:szCs w:val="20"/>
        </w:rPr>
        <w:t>17</w:t>
      </w:r>
      <w:r w:rsidR="001C24AB" w:rsidRPr="00F238EA">
        <w:rPr>
          <w:rFonts w:ascii="Arial" w:hAnsi="Arial" w:cs="Arial"/>
          <w:b w:val="0"/>
          <w:i/>
          <w:color w:val="auto"/>
          <w:sz w:val="20"/>
          <w:szCs w:val="20"/>
        </w:rPr>
        <w:fldChar w:fldCharType="end"/>
      </w:r>
      <w:r w:rsidRPr="00F238EA">
        <w:rPr>
          <w:rFonts w:ascii="Arial" w:hAnsi="Arial" w:cs="Arial"/>
          <w:b w:val="0"/>
          <w:i/>
          <w:color w:val="auto"/>
          <w:sz w:val="20"/>
          <w:szCs w:val="20"/>
        </w:rPr>
        <w:t>: Diagrama de sequência cadastrar conteúdo de avaliações</w:t>
      </w:r>
      <w:r w:rsidRPr="00F238EA">
        <w:rPr>
          <w:rFonts w:ascii="Arial" w:hAnsi="Arial" w:cs="Arial"/>
          <w:b w:val="0"/>
          <w:i/>
          <w:noProof/>
          <w:color w:val="auto"/>
          <w:sz w:val="20"/>
          <w:szCs w:val="20"/>
          <w:lang w:eastAsia="pt-BR"/>
        </w:rPr>
        <w:t xml:space="preserve"> </w:t>
      </w:r>
      <w:commentRangeStart w:id="152"/>
      <w:r w:rsidRPr="00F238EA">
        <w:rPr>
          <w:rFonts w:ascii="Arial" w:hAnsi="Arial" w:cs="Arial"/>
          <w:b w:val="0"/>
          <w:i/>
          <w:noProof/>
          <w:color w:val="auto"/>
          <w:sz w:val="20"/>
          <w:szCs w:val="20"/>
          <w:lang w:eastAsia="pt-B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179705</wp:posOffset>
            </wp:positionH>
            <wp:positionV relativeFrom="paragraph">
              <wp:posOffset>248285</wp:posOffset>
            </wp:positionV>
            <wp:extent cx="4876165" cy="3221990"/>
            <wp:effectExtent l="0" t="0" r="0" b="0"/>
            <wp:wrapTight wrapText="bothSides">
              <wp:wrapPolygon edited="0">
                <wp:start x="0" y="0"/>
                <wp:lineTo x="0" y="21455"/>
                <wp:lineTo x="21518" y="21455"/>
                <wp:lineTo x="21518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dastrar conteúdo de avaliações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51"/>
      <w:commentRangeEnd w:id="152"/>
      <w:r w:rsidR="00A301B9">
        <w:rPr>
          <w:rStyle w:val="Refdecomentrio"/>
          <w:b w:val="0"/>
          <w:bCs w:val="0"/>
          <w:color w:val="auto"/>
          <w:lang w:eastAsia="pt-BR"/>
        </w:rPr>
        <w:commentReference w:id="152"/>
      </w:r>
    </w:p>
    <w:p w:rsidR="00F238EA" w:rsidRDefault="00F238EA" w:rsidP="00F238EA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</w:p>
    <w:p w:rsidR="00F238EA" w:rsidRDefault="00F238EA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</w:p>
    <w:p w:rsidR="00F238EA" w:rsidRDefault="00F238EA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</w:p>
    <w:p w:rsidR="00F238EA" w:rsidRDefault="00F238EA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</w:p>
    <w:p w:rsidR="00F238EA" w:rsidRDefault="00F238EA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</w:p>
    <w:p w:rsidR="00F238EA" w:rsidRDefault="00F238EA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</w:p>
    <w:p w:rsidR="00F238EA" w:rsidRDefault="00F238EA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</w:p>
    <w:p w:rsidR="00F238EA" w:rsidRDefault="00F238EA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</w:p>
    <w:p w:rsidR="00F238EA" w:rsidRDefault="00F238EA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</w:p>
    <w:p w:rsidR="00F238EA" w:rsidRDefault="00F238EA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</w:p>
    <w:p w:rsidR="0064292C" w:rsidRDefault="0064292C" w:rsidP="0064292C">
      <w:pPr>
        <w:tabs>
          <w:tab w:val="left" w:pos="2030"/>
        </w:tabs>
        <w:jc w:val="center"/>
        <w:rPr>
          <w:rFonts w:ascii="Arial" w:hAnsi="Arial" w:cs="Arial"/>
          <w:b/>
          <w:sz w:val="24"/>
          <w:szCs w:val="24"/>
        </w:rPr>
      </w:pPr>
      <w:r w:rsidRPr="00546C1F">
        <w:rPr>
          <w:rFonts w:ascii="Arial" w:hAnsi="Arial" w:cs="Arial"/>
          <w:i/>
          <w:sz w:val="20"/>
          <w:szCs w:val="20"/>
        </w:rPr>
        <w:t>Fonte: Daniele</w:t>
      </w:r>
      <w:r>
        <w:rPr>
          <w:rFonts w:ascii="Arial" w:hAnsi="Arial" w:cs="Arial"/>
          <w:i/>
          <w:sz w:val="20"/>
          <w:szCs w:val="20"/>
        </w:rPr>
        <w:t xml:space="preserve"> (2017)</w:t>
      </w:r>
    </w:p>
    <w:p w:rsidR="00F238EA" w:rsidRDefault="00F238EA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BA63DD" w:rsidRDefault="000020D9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Diagrama de Atividades</w:t>
      </w:r>
    </w:p>
    <w:p w:rsidR="00660F9C" w:rsidRDefault="00660F9C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</w:p>
    <w:p w:rsidR="00032D7F" w:rsidRDefault="00032D7F" w:rsidP="00032D7F">
      <w:pPr>
        <w:pStyle w:val="Legenda"/>
        <w:jc w:val="center"/>
        <w:rPr>
          <w:rFonts w:ascii="Arial" w:hAnsi="Arial" w:cs="Arial"/>
          <w:b w:val="0"/>
          <w:i/>
          <w:color w:val="auto"/>
          <w:sz w:val="20"/>
          <w:szCs w:val="20"/>
        </w:rPr>
      </w:pPr>
      <w:bookmarkStart w:id="153" w:name="_Toc484246326"/>
      <w:r w:rsidRPr="00F238EA">
        <w:rPr>
          <w:rFonts w:ascii="Arial" w:hAnsi="Arial" w:cs="Arial"/>
          <w:b w:val="0"/>
          <w:i/>
          <w:color w:val="auto"/>
          <w:sz w:val="20"/>
          <w:szCs w:val="20"/>
        </w:rPr>
        <w:t xml:space="preserve">Figura </w:t>
      </w:r>
      <w:r w:rsidR="001C24AB" w:rsidRPr="00F238EA">
        <w:rPr>
          <w:rFonts w:ascii="Arial" w:hAnsi="Arial" w:cs="Arial"/>
          <w:b w:val="0"/>
          <w:i/>
          <w:color w:val="auto"/>
          <w:sz w:val="20"/>
          <w:szCs w:val="20"/>
        </w:rPr>
        <w:fldChar w:fldCharType="begin"/>
      </w:r>
      <w:r w:rsidRPr="00F238EA">
        <w:rPr>
          <w:rFonts w:ascii="Arial" w:hAnsi="Arial" w:cs="Arial"/>
          <w:b w:val="0"/>
          <w:i/>
          <w:color w:val="auto"/>
          <w:sz w:val="20"/>
          <w:szCs w:val="20"/>
        </w:rPr>
        <w:instrText xml:space="preserve"> SEQ Figura \* ARABIC </w:instrText>
      </w:r>
      <w:r w:rsidR="001C24AB" w:rsidRPr="00F238EA">
        <w:rPr>
          <w:rFonts w:ascii="Arial" w:hAnsi="Arial" w:cs="Arial"/>
          <w:b w:val="0"/>
          <w:i/>
          <w:color w:val="auto"/>
          <w:sz w:val="20"/>
          <w:szCs w:val="20"/>
        </w:rPr>
        <w:fldChar w:fldCharType="separate"/>
      </w:r>
      <w:r w:rsidR="00EB4033">
        <w:rPr>
          <w:rFonts w:ascii="Arial" w:hAnsi="Arial" w:cs="Arial"/>
          <w:b w:val="0"/>
          <w:i/>
          <w:noProof/>
          <w:color w:val="auto"/>
          <w:sz w:val="20"/>
          <w:szCs w:val="20"/>
        </w:rPr>
        <w:t>18</w:t>
      </w:r>
      <w:r w:rsidR="001C24AB" w:rsidRPr="00F238EA">
        <w:rPr>
          <w:rFonts w:ascii="Arial" w:hAnsi="Arial" w:cs="Arial"/>
          <w:b w:val="0"/>
          <w:i/>
          <w:color w:val="auto"/>
          <w:sz w:val="20"/>
          <w:szCs w:val="20"/>
        </w:rPr>
        <w:fldChar w:fldCharType="end"/>
      </w:r>
      <w:r>
        <w:rPr>
          <w:rFonts w:ascii="Arial" w:hAnsi="Arial" w:cs="Arial"/>
          <w:b w:val="0"/>
          <w:i/>
          <w:color w:val="auto"/>
          <w:sz w:val="20"/>
          <w:szCs w:val="20"/>
        </w:rPr>
        <w:t xml:space="preserve">: </w:t>
      </w:r>
      <w:r w:rsidR="00EF219C">
        <w:rPr>
          <w:rFonts w:ascii="Arial" w:hAnsi="Arial" w:cs="Arial"/>
          <w:b w:val="0"/>
          <w:i/>
          <w:color w:val="auto"/>
          <w:sz w:val="20"/>
          <w:szCs w:val="20"/>
        </w:rPr>
        <w:t>Diagrama de Atividade</w:t>
      </w:r>
      <w:bookmarkEnd w:id="153"/>
    </w:p>
    <w:p w:rsidR="00EF219C" w:rsidRDefault="00737EA8" w:rsidP="00EF219C">
      <w:commentRangeStart w:id="154"/>
      <w:r>
        <w:rPr>
          <w:noProof/>
          <w:lang w:eastAsia="pt-BR"/>
        </w:rPr>
        <w:drawing>
          <wp:inline distT="0" distB="0" distL="0" distR="0">
            <wp:extent cx="5400040" cy="314769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tividade03062017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54"/>
      <w:r w:rsidR="00F06A97">
        <w:rPr>
          <w:rStyle w:val="Refdecomentrio"/>
          <w:lang w:eastAsia="pt-BR"/>
        </w:rPr>
        <w:commentReference w:id="154"/>
      </w:r>
    </w:p>
    <w:p w:rsidR="00EF219C" w:rsidRPr="00EF219C" w:rsidRDefault="00EF219C" w:rsidP="00EF219C">
      <w:pPr>
        <w:jc w:val="center"/>
        <w:rPr>
          <w:rFonts w:ascii="Arial" w:hAnsi="Arial" w:cs="Arial"/>
          <w:i/>
          <w:sz w:val="20"/>
          <w:szCs w:val="20"/>
        </w:rPr>
      </w:pPr>
      <w:r w:rsidRPr="00EF219C">
        <w:rPr>
          <w:rFonts w:ascii="Arial" w:hAnsi="Arial" w:cs="Arial"/>
          <w:i/>
          <w:sz w:val="20"/>
          <w:szCs w:val="20"/>
        </w:rPr>
        <w:t>Fonte: Mario (2017)</w:t>
      </w:r>
    </w:p>
    <w:p w:rsidR="00032D7F" w:rsidRDefault="00032D7F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</w:p>
    <w:p w:rsidR="002026A3" w:rsidRDefault="002026A3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</w:p>
    <w:p w:rsidR="000020D9" w:rsidRDefault="000020D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0020D9" w:rsidRDefault="000020D9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  <w:proofErr w:type="gramStart"/>
      <w:r>
        <w:rPr>
          <w:rFonts w:ascii="Arial" w:hAnsi="Arial" w:cs="Arial"/>
          <w:b/>
          <w:sz w:val="24"/>
          <w:szCs w:val="24"/>
        </w:rPr>
        <w:lastRenderedPageBreak/>
        <w:t>8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Modelo Relacional</w:t>
      </w:r>
    </w:p>
    <w:p w:rsidR="00660F9C" w:rsidRDefault="00660F9C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</w:p>
    <w:p w:rsidR="00032D7F" w:rsidRDefault="00032D7F" w:rsidP="00032D7F">
      <w:pPr>
        <w:pStyle w:val="Legenda"/>
        <w:jc w:val="center"/>
        <w:rPr>
          <w:rFonts w:ascii="Arial" w:hAnsi="Arial" w:cs="Arial"/>
          <w:b w:val="0"/>
          <w:i/>
          <w:color w:val="auto"/>
          <w:sz w:val="20"/>
          <w:szCs w:val="20"/>
        </w:rPr>
      </w:pPr>
      <w:bookmarkStart w:id="155" w:name="_Toc484246327"/>
      <w:r w:rsidRPr="00F238EA">
        <w:rPr>
          <w:rFonts w:ascii="Arial" w:hAnsi="Arial" w:cs="Arial"/>
          <w:b w:val="0"/>
          <w:i/>
          <w:color w:val="auto"/>
          <w:sz w:val="20"/>
          <w:szCs w:val="20"/>
        </w:rPr>
        <w:t xml:space="preserve">Figura </w:t>
      </w:r>
      <w:r w:rsidR="001C24AB" w:rsidRPr="00F238EA">
        <w:rPr>
          <w:rFonts w:ascii="Arial" w:hAnsi="Arial" w:cs="Arial"/>
          <w:b w:val="0"/>
          <w:i/>
          <w:color w:val="auto"/>
          <w:sz w:val="20"/>
          <w:szCs w:val="20"/>
        </w:rPr>
        <w:fldChar w:fldCharType="begin"/>
      </w:r>
      <w:r w:rsidRPr="00F238EA">
        <w:rPr>
          <w:rFonts w:ascii="Arial" w:hAnsi="Arial" w:cs="Arial"/>
          <w:b w:val="0"/>
          <w:i/>
          <w:color w:val="auto"/>
          <w:sz w:val="20"/>
          <w:szCs w:val="20"/>
        </w:rPr>
        <w:instrText xml:space="preserve"> SEQ Figura \* ARABIC </w:instrText>
      </w:r>
      <w:r w:rsidR="001C24AB" w:rsidRPr="00F238EA">
        <w:rPr>
          <w:rFonts w:ascii="Arial" w:hAnsi="Arial" w:cs="Arial"/>
          <w:b w:val="0"/>
          <w:i/>
          <w:color w:val="auto"/>
          <w:sz w:val="20"/>
          <w:szCs w:val="20"/>
        </w:rPr>
        <w:fldChar w:fldCharType="separate"/>
      </w:r>
      <w:r w:rsidR="00EB4033">
        <w:rPr>
          <w:rFonts w:ascii="Arial" w:hAnsi="Arial" w:cs="Arial"/>
          <w:b w:val="0"/>
          <w:i/>
          <w:noProof/>
          <w:color w:val="auto"/>
          <w:sz w:val="20"/>
          <w:szCs w:val="20"/>
        </w:rPr>
        <w:t>19</w:t>
      </w:r>
      <w:r w:rsidR="001C24AB" w:rsidRPr="00F238EA">
        <w:rPr>
          <w:rFonts w:ascii="Arial" w:hAnsi="Arial" w:cs="Arial"/>
          <w:b w:val="0"/>
          <w:i/>
          <w:color w:val="auto"/>
          <w:sz w:val="20"/>
          <w:szCs w:val="20"/>
        </w:rPr>
        <w:fldChar w:fldCharType="end"/>
      </w:r>
      <w:r w:rsidRPr="00F238EA">
        <w:rPr>
          <w:rFonts w:ascii="Arial" w:hAnsi="Arial" w:cs="Arial"/>
          <w:b w:val="0"/>
          <w:i/>
          <w:color w:val="auto"/>
          <w:sz w:val="20"/>
          <w:szCs w:val="20"/>
        </w:rPr>
        <w:t xml:space="preserve">: </w:t>
      </w:r>
      <w:r w:rsidR="00660F9C">
        <w:rPr>
          <w:rFonts w:ascii="Arial" w:hAnsi="Arial" w:cs="Arial"/>
          <w:b w:val="0"/>
          <w:i/>
          <w:color w:val="auto"/>
          <w:sz w:val="20"/>
          <w:szCs w:val="20"/>
        </w:rPr>
        <w:t>Modelo Relacional</w:t>
      </w:r>
      <w:bookmarkEnd w:id="155"/>
    </w:p>
    <w:p w:rsidR="00EF219C" w:rsidRDefault="00EF219C" w:rsidP="00EF219C">
      <w:pPr>
        <w:jc w:val="center"/>
      </w:pPr>
      <w:commentRangeStart w:id="156"/>
      <w:r>
        <w:rPr>
          <w:noProof/>
          <w:lang w:eastAsia="pt-BR"/>
        </w:rPr>
        <w:drawing>
          <wp:inline distT="0" distB="0" distL="0" distR="0">
            <wp:extent cx="5400040" cy="313753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ancoDeDadoImg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56"/>
      <w:r w:rsidR="001D421C">
        <w:rPr>
          <w:rStyle w:val="Refdecomentrio"/>
          <w:lang w:eastAsia="pt-BR"/>
        </w:rPr>
        <w:commentReference w:id="156"/>
      </w:r>
    </w:p>
    <w:p w:rsidR="00EF219C" w:rsidRPr="00EF219C" w:rsidRDefault="00EF219C" w:rsidP="00EF219C">
      <w:pPr>
        <w:jc w:val="center"/>
      </w:pPr>
      <w:r w:rsidRPr="00EE7E72">
        <w:rPr>
          <w:rFonts w:ascii="Arial" w:hAnsi="Arial" w:cs="Arial"/>
          <w:i/>
          <w:sz w:val="20"/>
          <w:szCs w:val="20"/>
        </w:rPr>
        <w:t>Fonte: Rafael (2017)</w:t>
      </w:r>
    </w:p>
    <w:p w:rsidR="00032D7F" w:rsidRDefault="00032D7F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</w:p>
    <w:p w:rsidR="000020D9" w:rsidRDefault="000020D9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</w:p>
    <w:p w:rsidR="000020D9" w:rsidRDefault="000020D9" w:rsidP="000B5070">
      <w:pPr>
        <w:rPr>
          <w:rFonts w:ascii="Segoe UI" w:hAnsi="Segoe UI" w:cs="Segoe UI"/>
          <w:b/>
          <w:bCs/>
          <w:color w:val="212121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sz w:val="24"/>
          <w:szCs w:val="24"/>
        </w:rPr>
        <w:br w:type="page"/>
      </w:r>
      <w:proofErr w:type="gramStart"/>
      <w:r w:rsidRPr="000B5070">
        <w:rPr>
          <w:rFonts w:ascii="Arial" w:hAnsi="Arial" w:cs="Arial"/>
          <w:b/>
          <w:sz w:val="24"/>
          <w:szCs w:val="24"/>
        </w:rPr>
        <w:lastRenderedPageBreak/>
        <w:t>9</w:t>
      </w:r>
      <w:proofErr w:type="gramEnd"/>
      <w:r w:rsidRPr="000B5070">
        <w:rPr>
          <w:rFonts w:ascii="Arial" w:hAnsi="Arial" w:cs="Arial"/>
          <w:b/>
          <w:sz w:val="24"/>
          <w:szCs w:val="24"/>
        </w:rPr>
        <w:t xml:space="preserve"> </w:t>
      </w:r>
      <w:commentRangeStart w:id="157"/>
      <w:r w:rsidRPr="000B5070">
        <w:rPr>
          <w:rFonts w:ascii="Segoe UI" w:hAnsi="Segoe UI" w:cs="Segoe UI"/>
          <w:b/>
          <w:bCs/>
          <w:color w:val="212121"/>
          <w:sz w:val="24"/>
          <w:szCs w:val="24"/>
          <w:shd w:val="clear" w:color="auto" w:fill="FFFFFF"/>
        </w:rPr>
        <w:t>Estrutura das Tabelas do Banco de Dados</w:t>
      </w:r>
      <w:commentRangeEnd w:id="157"/>
      <w:r w:rsidR="001C5713">
        <w:rPr>
          <w:rStyle w:val="Refdecomentrio"/>
          <w:lang w:eastAsia="pt-BR"/>
        </w:rPr>
        <w:commentReference w:id="157"/>
      </w:r>
    </w:p>
    <w:p w:rsidR="00EB2EBF" w:rsidRDefault="00EB2EBF" w:rsidP="000B5070">
      <w:pPr>
        <w:rPr>
          <w:rFonts w:ascii="Segoe UI" w:hAnsi="Segoe UI" w:cs="Segoe UI"/>
          <w:b/>
          <w:bCs/>
          <w:color w:val="212121"/>
          <w:sz w:val="24"/>
          <w:szCs w:val="24"/>
          <w:shd w:val="clear" w:color="auto" w:fill="FFFFFF"/>
        </w:rPr>
      </w:pPr>
    </w:p>
    <w:p w:rsidR="00760990" w:rsidRDefault="00760990" w:rsidP="000B5070">
      <w:pPr>
        <w:rPr>
          <w:rFonts w:ascii="Segoe UI" w:hAnsi="Segoe UI" w:cs="Segoe UI"/>
          <w:b/>
          <w:bCs/>
          <w:color w:val="212121"/>
          <w:sz w:val="24"/>
          <w:szCs w:val="24"/>
          <w:shd w:val="clear" w:color="auto" w:fill="FFFFFF"/>
        </w:rPr>
      </w:pPr>
      <w:r>
        <w:rPr>
          <w:rFonts w:ascii="Segoe UI" w:hAnsi="Segoe UI" w:cs="Segoe UI"/>
          <w:b/>
          <w:bCs/>
          <w:color w:val="212121"/>
          <w:sz w:val="24"/>
          <w:szCs w:val="24"/>
          <w:shd w:val="clear" w:color="auto" w:fill="FFFFFF"/>
        </w:rPr>
        <w:t xml:space="preserve">9.1 Usuário </w:t>
      </w:r>
      <w:del w:id="158" w:author="Silvia Helena" w:date="2017-06-19T23:58:00Z">
        <w:r w:rsidDel="0009715E">
          <w:rPr>
            <w:rFonts w:ascii="Segoe UI" w:hAnsi="Segoe UI" w:cs="Segoe UI"/>
            <w:b/>
            <w:bCs/>
            <w:color w:val="212121"/>
            <w:sz w:val="24"/>
            <w:szCs w:val="24"/>
            <w:shd w:val="clear" w:color="auto" w:fill="FFFFFF"/>
          </w:rPr>
          <w:delText>DAO</w:delText>
        </w:r>
      </w:del>
    </w:p>
    <w:p w:rsidR="00004266" w:rsidRDefault="00004266" w:rsidP="000B5070">
      <w:pPr>
        <w:rPr>
          <w:rFonts w:ascii="Segoe UI" w:hAnsi="Segoe UI" w:cs="Segoe UI"/>
          <w:b/>
          <w:bCs/>
          <w:color w:val="212121"/>
          <w:sz w:val="24"/>
          <w:szCs w:val="24"/>
          <w:shd w:val="clear" w:color="auto" w:fill="FFFFFF"/>
        </w:rPr>
      </w:pPr>
    </w:p>
    <w:p w:rsidR="00032D7F" w:rsidRPr="00032D7F" w:rsidRDefault="00032D7F" w:rsidP="00032D7F">
      <w:pPr>
        <w:pStyle w:val="Legenda"/>
        <w:jc w:val="center"/>
        <w:rPr>
          <w:rFonts w:ascii="Arial" w:hAnsi="Arial" w:cs="Arial"/>
          <w:b w:val="0"/>
          <w:bCs w:val="0"/>
          <w:i/>
          <w:color w:val="auto"/>
          <w:sz w:val="20"/>
          <w:szCs w:val="20"/>
          <w:shd w:val="clear" w:color="auto" w:fill="FFFFFF"/>
        </w:rPr>
      </w:pPr>
      <w:bookmarkStart w:id="159" w:name="_Toc484246328"/>
      <w:r w:rsidRPr="00032D7F">
        <w:rPr>
          <w:rFonts w:ascii="Arial" w:hAnsi="Arial" w:cs="Arial"/>
          <w:b w:val="0"/>
          <w:i/>
          <w:color w:val="auto"/>
          <w:sz w:val="20"/>
          <w:szCs w:val="20"/>
        </w:rPr>
        <w:t xml:space="preserve">Figura </w:t>
      </w:r>
      <w:r w:rsidR="001C24AB" w:rsidRPr="00032D7F">
        <w:rPr>
          <w:rFonts w:ascii="Arial" w:hAnsi="Arial" w:cs="Arial"/>
          <w:b w:val="0"/>
          <w:i/>
          <w:color w:val="auto"/>
          <w:sz w:val="20"/>
          <w:szCs w:val="20"/>
        </w:rPr>
        <w:fldChar w:fldCharType="begin"/>
      </w:r>
      <w:r w:rsidRPr="00032D7F">
        <w:rPr>
          <w:rFonts w:ascii="Arial" w:hAnsi="Arial" w:cs="Arial"/>
          <w:b w:val="0"/>
          <w:i/>
          <w:color w:val="auto"/>
          <w:sz w:val="20"/>
          <w:szCs w:val="20"/>
        </w:rPr>
        <w:instrText xml:space="preserve"> SEQ Figura \* ARABIC </w:instrText>
      </w:r>
      <w:r w:rsidR="001C24AB" w:rsidRPr="00032D7F">
        <w:rPr>
          <w:rFonts w:ascii="Arial" w:hAnsi="Arial" w:cs="Arial"/>
          <w:b w:val="0"/>
          <w:i/>
          <w:color w:val="auto"/>
          <w:sz w:val="20"/>
          <w:szCs w:val="20"/>
        </w:rPr>
        <w:fldChar w:fldCharType="separate"/>
      </w:r>
      <w:r w:rsidR="00EB4033">
        <w:rPr>
          <w:rFonts w:ascii="Arial" w:hAnsi="Arial" w:cs="Arial"/>
          <w:b w:val="0"/>
          <w:i/>
          <w:noProof/>
          <w:color w:val="auto"/>
          <w:sz w:val="20"/>
          <w:szCs w:val="20"/>
        </w:rPr>
        <w:t>20</w:t>
      </w:r>
      <w:r w:rsidR="001C24AB" w:rsidRPr="00032D7F">
        <w:rPr>
          <w:rFonts w:ascii="Arial" w:hAnsi="Arial" w:cs="Arial"/>
          <w:b w:val="0"/>
          <w:i/>
          <w:color w:val="auto"/>
          <w:sz w:val="20"/>
          <w:szCs w:val="20"/>
        </w:rPr>
        <w:fldChar w:fldCharType="end"/>
      </w:r>
      <w:r w:rsidRPr="00032D7F">
        <w:rPr>
          <w:rFonts w:ascii="Arial" w:hAnsi="Arial" w:cs="Arial"/>
          <w:b w:val="0"/>
          <w:i/>
          <w:color w:val="auto"/>
          <w:sz w:val="20"/>
          <w:szCs w:val="20"/>
        </w:rPr>
        <w:t xml:space="preserve">: Usuário </w:t>
      </w:r>
      <w:del w:id="160" w:author="Silvia Helena" w:date="2017-06-19T23:58:00Z">
        <w:r w:rsidRPr="00032D7F" w:rsidDel="0009715E">
          <w:rPr>
            <w:rFonts w:ascii="Arial" w:hAnsi="Arial" w:cs="Arial"/>
            <w:b w:val="0"/>
            <w:i/>
            <w:color w:val="auto"/>
            <w:sz w:val="20"/>
            <w:szCs w:val="20"/>
          </w:rPr>
          <w:delText>DAO</w:delText>
        </w:r>
      </w:del>
      <w:bookmarkEnd w:id="159"/>
    </w:p>
    <w:p w:rsidR="00760990" w:rsidRDefault="002C3403" w:rsidP="00776EC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82296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suárioDAO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266" w:rsidRPr="00DB1D14" w:rsidRDefault="0064292C" w:rsidP="00DB1D14">
      <w:pPr>
        <w:jc w:val="center"/>
        <w:rPr>
          <w:rFonts w:ascii="Arial" w:hAnsi="Arial" w:cs="Arial"/>
          <w:i/>
          <w:sz w:val="20"/>
          <w:szCs w:val="20"/>
        </w:rPr>
      </w:pPr>
      <w:r w:rsidRPr="0064292C">
        <w:rPr>
          <w:rFonts w:ascii="Arial" w:hAnsi="Arial" w:cs="Arial"/>
          <w:i/>
          <w:sz w:val="20"/>
          <w:szCs w:val="20"/>
        </w:rPr>
        <w:t>Fonte: Mario (2017)</w:t>
      </w:r>
    </w:p>
    <w:p w:rsidR="00EB4033" w:rsidRDefault="00EB4033" w:rsidP="000B5070">
      <w:pPr>
        <w:rPr>
          <w:rFonts w:ascii="Arial" w:hAnsi="Arial" w:cs="Arial"/>
          <w:b/>
          <w:sz w:val="24"/>
          <w:szCs w:val="24"/>
        </w:rPr>
      </w:pPr>
    </w:p>
    <w:p w:rsidR="00760990" w:rsidRDefault="00760990" w:rsidP="000B507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9.2 Disciplina </w:t>
      </w:r>
      <w:del w:id="161" w:author="Silvia Helena" w:date="2017-06-19T23:58:00Z">
        <w:r w:rsidDel="0009715E">
          <w:rPr>
            <w:rFonts w:ascii="Arial" w:hAnsi="Arial" w:cs="Arial"/>
            <w:b/>
            <w:sz w:val="24"/>
            <w:szCs w:val="24"/>
          </w:rPr>
          <w:delText>DAO</w:delText>
        </w:r>
      </w:del>
    </w:p>
    <w:p w:rsidR="00004266" w:rsidRDefault="00004266" w:rsidP="000B5070">
      <w:pPr>
        <w:rPr>
          <w:rFonts w:ascii="Arial" w:hAnsi="Arial" w:cs="Arial"/>
          <w:b/>
          <w:sz w:val="24"/>
          <w:szCs w:val="24"/>
        </w:rPr>
      </w:pPr>
    </w:p>
    <w:p w:rsidR="00032D7F" w:rsidRPr="00032D7F" w:rsidRDefault="00032D7F" w:rsidP="00032D7F">
      <w:pPr>
        <w:pStyle w:val="Legenda"/>
        <w:jc w:val="center"/>
        <w:rPr>
          <w:rFonts w:ascii="Arial" w:hAnsi="Arial" w:cs="Arial"/>
          <w:b w:val="0"/>
          <w:i/>
          <w:color w:val="auto"/>
          <w:sz w:val="20"/>
          <w:szCs w:val="20"/>
        </w:rPr>
      </w:pPr>
      <w:bookmarkStart w:id="162" w:name="_Toc484246329"/>
      <w:r w:rsidRPr="00032D7F">
        <w:rPr>
          <w:rFonts w:ascii="Arial" w:hAnsi="Arial" w:cs="Arial"/>
          <w:b w:val="0"/>
          <w:i/>
          <w:color w:val="auto"/>
          <w:sz w:val="20"/>
          <w:szCs w:val="20"/>
        </w:rPr>
        <w:t xml:space="preserve">Figura </w:t>
      </w:r>
      <w:r w:rsidR="001C24AB" w:rsidRPr="00032D7F">
        <w:rPr>
          <w:rFonts w:ascii="Arial" w:hAnsi="Arial" w:cs="Arial"/>
          <w:b w:val="0"/>
          <w:i/>
          <w:color w:val="auto"/>
          <w:sz w:val="20"/>
          <w:szCs w:val="20"/>
        </w:rPr>
        <w:fldChar w:fldCharType="begin"/>
      </w:r>
      <w:r w:rsidRPr="00032D7F">
        <w:rPr>
          <w:rFonts w:ascii="Arial" w:hAnsi="Arial" w:cs="Arial"/>
          <w:b w:val="0"/>
          <w:i/>
          <w:color w:val="auto"/>
          <w:sz w:val="20"/>
          <w:szCs w:val="20"/>
        </w:rPr>
        <w:instrText xml:space="preserve"> SEQ Figura \* ARABIC </w:instrText>
      </w:r>
      <w:r w:rsidR="001C24AB" w:rsidRPr="00032D7F">
        <w:rPr>
          <w:rFonts w:ascii="Arial" w:hAnsi="Arial" w:cs="Arial"/>
          <w:b w:val="0"/>
          <w:i/>
          <w:color w:val="auto"/>
          <w:sz w:val="20"/>
          <w:szCs w:val="20"/>
        </w:rPr>
        <w:fldChar w:fldCharType="separate"/>
      </w:r>
      <w:r w:rsidR="00EB4033">
        <w:rPr>
          <w:rFonts w:ascii="Arial" w:hAnsi="Arial" w:cs="Arial"/>
          <w:b w:val="0"/>
          <w:i/>
          <w:noProof/>
          <w:color w:val="auto"/>
          <w:sz w:val="20"/>
          <w:szCs w:val="20"/>
        </w:rPr>
        <w:t>21</w:t>
      </w:r>
      <w:r w:rsidR="001C24AB" w:rsidRPr="00032D7F">
        <w:rPr>
          <w:rFonts w:ascii="Arial" w:hAnsi="Arial" w:cs="Arial"/>
          <w:b w:val="0"/>
          <w:i/>
          <w:color w:val="auto"/>
          <w:sz w:val="20"/>
          <w:szCs w:val="20"/>
        </w:rPr>
        <w:fldChar w:fldCharType="end"/>
      </w:r>
      <w:r w:rsidRPr="00032D7F">
        <w:rPr>
          <w:rFonts w:ascii="Arial" w:hAnsi="Arial" w:cs="Arial"/>
          <w:b w:val="0"/>
          <w:i/>
          <w:color w:val="auto"/>
          <w:sz w:val="20"/>
          <w:szCs w:val="20"/>
        </w:rPr>
        <w:t xml:space="preserve">: Disciplina </w:t>
      </w:r>
      <w:del w:id="163" w:author="Silvia Helena" w:date="2017-06-19T23:58:00Z">
        <w:r w:rsidRPr="00032D7F" w:rsidDel="0009715E">
          <w:rPr>
            <w:rFonts w:ascii="Arial" w:hAnsi="Arial" w:cs="Arial"/>
            <w:b w:val="0"/>
            <w:i/>
            <w:color w:val="auto"/>
            <w:sz w:val="20"/>
            <w:szCs w:val="20"/>
          </w:rPr>
          <w:delText>DAO</w:delText>
        </w:r>
      </w:del>
      <w:bookmarkEnd w:id="162"/>
    </w:p>
    <w:p w:rsidR="00760990" w:rsidRDefault="002C3403" w:rsidP="00EB46C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289822" cy="742988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isciplinaDAO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033" w:rsidRPr="00DB1D14" w:rsidRDefault="00DB1D14" w:rsidP="00DB1D14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Fonte: Mario (2017)</w:t>
      </w:r>
    </w:p>
    <w:p w:rsidR="00EB4033" w:rsidRDefault="00EB4033" w:rsidP="000B5070">
      <w:pPr>
        <w:rPr>
          <w:rFonts w:ascii="Arial" w:hAnsi="Arial" w:cs="Arial"/>
          <w:b/>
          <w:sz w:val="24"/>
          <w:szCs w:val="24"/>
        </w:rPr>
      </w:pPr>
    </w:p>
    <w:p w:rsidR="00760990" w:rsidRDefault="00760990" w:rsidP="000B507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9.3 Avaliação </w:t>
      </w:r>
      <w:del w:id="164" w:author="Silvia Helena" w:date="2017-06-19T23:58:00Z">
        <w:r w:rsidDel="0009715E">
          <w:rPr>
            <w:rFonts w:ascii="Arial" w:hAnsi="Arial" w:cs="Arial"/>
            <w:b/>
            <w:sz w:val="24"/>
            <w:szCs w:val="24"/>
          </w:rPr>
          <w:delText>DAO</w:delText>
        </w:r>
      </w:del>
    </w:p>
    <w:p w:rsidR="00004266" w:rsidRDefault="00004266" w:rsidP="000B5070">
      <w:pPr>
        <w:rPr>
          <w:rFonts w:ascii="Arial" w:hAnsi="Arial" w:cs="Arial"/>
          <w:b/>
          <w:sz w:val="24"/>
          <w:szCs w:val="24"/>
        </w:rPr>
      </w:pPr>
    </w:p>
    <w:p w:rsidR="00032D7F" w:rsidRPr="00032D7F" w:rsidRDefault="00032D7F" w:rsidP="00032D7F">
      <w:pPr>
        <w:pStyle w:val="Legenda"/>
        <w:jc w:val="center"/>
        <w:rPr>
          <w:rFonts w:ascii="Arial" w:hAnsi="Arial" w:cs="Arial"/>
          <w:b w:val="0"/>
          <w:i/>
          <w:color w:val="auto"/>
          <w:sz w:val="20"/>
          <w:szCs w:val="20"/>
        </w:rPr>
      </w:pPr>
      <w:bookmarkStart w:id="165" w:name="_Toc484246330"/>
      <w:r w:rsidRPr="00032D7F">
        <w:rPr>
          <w:rFonts w:ascii="Arial" w:hAnsi="Arial" w:cs="Arial"/>
          <w:b w:val="0"/>
          <w:i/>
          <w:color w:val="auto"/>
          <w:sz w:val="20"/>
          <w:szCs w:val="20"/>
        </w:rPr>
        <w:t xml:space="preserve">Figura </w:t>
      </w:r>
      <w:r w:rsidR="001C24AB" w:rsidRPr="00032D7F">
        <w:rPr>
          <w:rFonts w:ascii="Arial" w:hAnsi="Arial" w:cs="Arial"/>
          <w:b w:val="0"/>
          <w:i/>
          <w:color w:val="auto"/>
          <w:sz w:val="20"/>
          <w:szCs w:val="20"/>
        </w:rPr>
        <w:fldChar w:fldCharType="begin"/>
      </w:r>
      <w:r w:rsidRPr="00032D7F">
        <w:rPr>
          <w:rFonts w:ascii="Arial" w:hAnsi="Arial" w:cs="Arial"/>
          <w:b w:val="0"/>
          <w:i/>
          <w:color w:val="auto"/>
          <w:sz w:val="20"/>
          <w:szCs w:val="20"/>
        </w:rPr>
        <w:instrText xml:space="preserve"> SEQ Figura \* ARABIC </w:instrText>
      </w:r>
      <w:r w:rsidR="001C24AB" w:rsidRPr="00032D7F">
        <w:rPr>
          <w:rFonts w:ascii="Arial" w:hAnsi="Arial" w:cs="Arial"/>
          <w:b w:val="0"/>
          <w:i/>
          <w:color w:val="auto"/>
          <w:sz w:val="20"/>
          <w:szCs w:val="20"/>
        </w:rPr>
        <w:fldChar w:fldCharType="separate"/>
      </w:r>
      <w:r w:rsidR="00EB4033">
        <w:rPr>
          <w:rFonts w:ascii="Arial" w:hAnsi="Arial" w:cs="Arial"/>
          <w:b w:val="0"/>
          <w:i/>
          <w:noProof/>
          <w:color w:val="auto"/>
          <w:sz w:val="20"/>
          <w:szCs w:val="20"/>
        </w:rPr>
        <w:t>22</w:t>
      </w:r>
      <w:r w:rsidR="001C24AB" w:rsidRPr="00032D7F">
        <w:rPr>
          <w:rFonts w:ascii="Arial" w:hAnsi="Arial" w:cs="Arial"/>
          <w:b w:val="0"/>
          <w:i/>
          <w:color w:val="auto"/>
          <w:sz w:val="20"/>
          <w:szCs w:val="20"/>
        </w:rPr>
        <w:fldChar w:fldCharType="end"/>
      </w:r>
      <w:r w:rsidRPr="00032D7F">
        <w:rPr>
          <w:rFonts w:ascii="Arial" w:hAnsi="Arial" w:cs="Arial"/>
          <w:b w:val="0"/>
          <w:i/>
          <w:color w:val="auto"/>
          <w:sz w:val="20"/>
          <w:szCs w:val="20"/>
        </w:rPr>
        <w:t xml:space="preserve">: Avaliação </w:t>
      </w:r>
      <w:del w:id="166" w:author="Silvia Helena" w:date="2017-06-19T23:58:00Z">
        <w:r w:rsidRPr="00032D7F" w:rsidDel="0009715E">
          <w:rPr>
            <w:rFonts w:ascii="Arial" w:hAnsi="Arial" w:cs="Arial"/>
            <w:b w:val="0"/>
            <w:i/>
            <w:color w:val="auto"/>
            <w:sz w:val="20"/>
            <w:szCs w:val="20"/>
          </w:rPr>
          <w:delText>DAO</w:delText>
        </w:r>
      </w:del>
      <w:bookmarkEnd w:id="165"/>
    </w:p>
    <w:p w:rsidR="00760990" w:rsidRDefault="002C3403" w:rsidP="00E5155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3181514" cy="723937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valiaçãoDAO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92C" w:rsidRDefault="0064292C" w:rsidP="0064292C">
      <w:pPr>
        <w:jc w:val="center"/>
        <w:rPr>
          <w:rFonts w:ascii="Arial" w:hAnsi="Arial" w:cs="Arial"/>
          <w:i/>
          <w:sz w:val="20"/>
          <w:szCs w:val="20"/>
        </w:rPr>
      </w:pPr>
      <w:r w:rsidRPr="0064292C">
        <w:rPr>
          <w:rFonts w:ascii="Arial" w:hAnsi="Arial" w:cs="Arial"/>
          <w:i/>
          <w:sz w:val="20"/>
          <w:szCs w:val="20"/>
        </w:rPr>
        <w:t>Fonte: Mario (2017)</w:t>
      </w:r>
    </w:p>
    <w:p w:rsidR="00EB4033" w:rsidRDefault="00EB4033" w:rsidP="00EB4033">
      <w:pPr>
        <w:rPr>
          <w:rFonts w:ascii="Arial" w:hAnsi="Arial" w:cs="Arial"/>
          <w:i/>
          <w:sz w:val="20"/>
          <w:szCs w:val="20"/>
        </w:rPr>
      </w:pPr>
    </w:p>
    <w:p w:rsidR="00EB46C2" w:rsidRDefault="00EB46C2" w:rsidP="00EB4033">
      <w:pPr>
        <w:rPr>
          <w:rFonts w:ascii="Arial" w:hAnsi="Arial" w:cs="Arial"/>
          <w:i/>
          <w:sz w:val="20"/>
          <w:szCs w:val="20"/>
        </w:rPr>
      </w:pPr>
    </w:p>
    <w:p w:rsidR="00EB46C2" w:rsidRDefault="00EB46C2" w:rsidP="00EB4033">
      <w:pPr>
        <w:rPr>
          <w:rFonts w:ascii="Arial" w:hAnsi="Arial" w:cs="Arial"/>
          <w:i/>
          <w:sz w:val="20"/>
          <w:szCs w:val="20"/>
        </w:rPr>
      </w:pPr>
    </w:p>
    <w:p w:rsidR="00B65FE5" w:rsidRDefault="00E51552" w:rsidP="00EB403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9.4 Resposta </w:t>
      </w:r>
      <w:del w:id="167" w:author="Silvia Helena" w:date="2017-06-19T23:58:00Z">
        <w:r w:rsidDel="0009715E">
          <w:rPr>
            <w:rFonts w:ascii="Arial" w:hAnsi="Arial" w:cs="Arial"/>
            <w:b/>
            <w:sz w:val="24"/>
            <w:szCs w:val="24"/>
          </w:rPr>
          <w:delText>DAO</w:delText>
        </w:r>
      </w:del>
    </w:p>
    <w:p w:rsidR="00E51552" w:rsidRDefault="00E51552" w:rsidP="00E51552">
      <w:pPr>
        <w:pStyle w:val="Legenda"/>
        <w:jc w:val="center"/>
        <w:rPr>
          <w:rFonts w:ascii="Arial" w:hAnsi="Arial" w:cs="Arial"/>
          <w:b w:val="0"/>
          <w:i/>
          <w:color w:val="auto"/>
          <w:sz w:val="20"/>
          <w:szCs w:val="20"/>
        </w:rPr>
      </w:pPr>
      <w:bookmarkStart w:id="168" w:name="_Toc484246331"/>
      <w:r w:rsidRPr="00EB4033">
        <w:rPr>
          <w:rFonts w:ascii="Arial" w:hAnsi="Arial" w:cs="Arial"/>
          <w:b w:val="0"/>
          <w:i/>
          <w:color w:val="auto"/>
          <w:sz w:val="20"/>
          <w:szCs w:val="20"/>
        </w:rPr>
        <w:t xml:space="preserve">Figura </w:t>
      </w:r>
      <w:r w:rsidR="001C24AB" w:rsidRPr="00EB4033">
        <w:rPr>
          <w:rFonts w:ascii="Arial" w:hAnsi="Arial" w:cs="Arial"/>
          <w:b w:val="0"/>
          <w:i/>
          <w:color w:val="auto"/>
          <w:sz w:val="20"/>
          <w:szCs w:val="20"/>
        </w:rPr>
        <w:fldChar w:fldCharType="begin"/>
      </w:r>
      <w:r w:rsidRPr="00EB4033">
        <w:rPr>
          <w:rFonts w:ascii="Arial" w:hAnsi="Arial" w:cs="Arial"/>
          <w:b w:val="0"/>
          <w:i/>
          <w:color w:val="auto"/>
          <w:sz w:val="20"/>
          <w:szCs w:val="20"/>
        </w:rPr>
        <w:instrText xml:space="preserve"> SEQ Figura \* ARABIC </w:instrText>
      </w:r>
      <w:r w:rsidR="001C24AB" w:rsidRPr="00EB4033">
        <w:rPr>
          <w:rFonts w:ascii="Arial" w:hAnsi="Arial" w:cs="Arial"/>
          <w:b w:val="0"/>
          <w:i/>
          <w:color w:val="auto"/>
          <w:sz w:val="20"/>
          <w:szCs w:val="20"/>
        </w:rPr>
        <w:fldChar w:fldCharType="separate"/>
      </w:r>
      <w:r w:rsidRPr="00EB4033">
        <w:rPr>
          <w:rFonts w:ascii="Arial" w:hAnsi="Arial" w:cs="Arial"/>
          <w:b w:val="0"/>
          <w:i/>
          <w:noProof/>
          <w:color w:val="auto"/>
          <w:sz w:val="20"/>
          <w:szCs w:val="20"/>
        </w:rPr>
        <w:t>23</w:t>
      </w:r>
      <w:r w:rsidR="001C24AB" w:rsidRPr="00EB4033">
        <w:rPr>
          <w:rFonts w:ascii="Arial" w:hAnsi="Arial" w:cs="Arial"/>
          <w:b w:val="0"/>
          <w:i/>
          <w:color w:val="auto"/>
          <w:sz w:val="20"/>
          <w:szCs w:val="20"/>
        </w:rPr>
        <w:fldChar w:fldCharType="end"/>
      </w:r>
      <w:r>
        <w:rPr>
          <w:rFonts w:ascii="Arial" w:hAnsi="Arial" w:cs="Arial"/>
          <w:b w:val="0"/>
          <w:i/>
          <w:color w:val="auto"/>
          <w:sz w:val="20"/>
          <w:szCs w:val="20"/>
        </w:rPr>
        <w:t>: Resposta</w:t>
      </w:r>
      <w:r w:rsidRPr="00EB4033">
        <w:rPr>
          <w:rFonts w:ascii="Arial" w:hAnsi="Arial" w:cs="Arial"/>
          <w:b w:val="0"/>
          <w:i/>
          <w:color w:val="auto"/>
          <w:sz w:val="20"/>
          <w:szCs w:val="20"/>
        </w:rPr>
        <w:t xml:space="preserve"> </w:t>
      </w:r>
      <w:del w:id="169" w:author="Silvia Helena" w:date="2017-06-19T23:58:00Z">
        <w:r w:rsidRPr="00EB4033" w:rsidDel="0009715E">
          <w:rPr>
            <w:rFonts w:ascii="Arial" w:hAnsi="Arial" w:cs="Arial"/>
            <w:b w:val="0"/>
            <w:i/>
            <w:color w:val="auto"/>
            <w:sz w:val="20"/>
            <w:szCs w:val="20"/>
          </w:rPr>
          <w:delText>DAO</w:delText>
        </w:r>
      </w:del>
      <w:bookmarkEnd w:id="168"/>
    </w:p>
    <w:p w:rsidR="00E51552" w:rsidRDefault="002C3403" w:rsidP="000A02D8">
      <w:pPr>
        <w:jc w:val="center"/>
        <w:rPr>
          <w:rFonts w:ascii="Arial" w:hAnsi="Arial" w:cs="Arial"/>
          <w:b/>
          <w:sz w:val="24"/>
          <w:szCs w:val="24"/>
        </w:rPr>
      </w:pPr>
      <w:commentRangeStart w:id="170"/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637953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espostaDAO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257" cy="64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70"/>
      <w:r w:rsidR="00F45D71">
        <w:rPr>
          <w:rStyle w:val="Refdecomentrio"/>
          <w:lang w:eastAsia="pt-BR"/>
        </w:rPr>
        <w:commentReference w:id="170"/>
      </w:r>
    </w:p>
    <w:p w:rsidR="00BD7040" w:rsidRPr="00B65FE5" w:rsidRDefault="00BD7040" w:rsidP="00BD7040">
      <w:pPr>
        <w:jc w:val="center"/>
        <w:rPr>
          <w:rFonts w:ascii="Arial" w:hAnsi="Arial" w:cs="Arial"/>
          <w:i/>
          <w:sz w:val="20"/>
          <w:szCs w:val="20"/>
        </w:rPr>
      </w:pPr>
      <w:r w:rsidRPr="00B65FE5">
        <w:rPr>
          <w:rFonts w:ascii="Arial" w:hAnsi="Arial" w:cs="Arial"/>
          <w:i/>
          <w:sz w:val="20"/>
          <w:szCs w:val="20"/>
        </w:rPr>
        <w:t>Fonte: Mario (2017)</w:t>
      </w:r>
    </w:p>
    <w:p w:rsidR="00E51552" w:rsidRDefault="00E51552" w:rsidP="00EB4033">
      <w:pPr>
        <w:rPr>
          <w:rFonts w:ascii="Arial" w:hAnsi="Arial" w:cs="Arial"/>
          <w:b/>
          <w:sz w:val="24"/>
          <w:szCs w:val="24"/>
        </w:rPr>
      </w:pPr>
    </w:p>
    <w:p w:rsidR="00B65FE5" w:rsidRDefault="00B65FE5" w:rsidP="00EB4033">
      <w:pPr>
        <w:rPr>
          <w:rFonts w:ascii="Arial" w:hAnsi="Arial" w:cs="Arial"/>
          <w:b/>
          <w:sz w:val="24"/>
          <w:szCs w:val="24"/>
        </w:rPr>
      </w:pPr>
    </w:p>
    <w:p w:rsidR="00EB4033" w:rsidRDefault="00E51552" w:rsidP="00EB403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9.5</w:t>
      </w:r>
      <w:r w:rsidR="00EB4033">
        <w:rPr>
          <w:rFonts w:ascii="Arial" w:hAnsi="Arial" w:cs="Arial"/>
          <w:b/>
          <w:sz w:val="24"/>
          <w:szCs w:val="24"/>
        </w:rPr>
        <w:t xml:space="preserve"> Aluno </w:t>
      </w:r>
      <w:del w:id="171" w:author="Silvia Helena" w:date="2017-06-19T23:59:00Z">
        <w:r w:rsidR="00EB4033" w:rsidDel="00866779">
          <w:rPr>
            <w:rFonts w:ascii="Arial" w:hAnsi="Arial" w:cs="Arial"/>
            <w:b/>
            <w:sz w:val="24"/>
            <w:szCs w:val="24"/>
          </w:rPr>
          <w:delText>DAO</w:delText>
        </w:r>
      </w:del>
    </w:p>
    <w:p w:rsidR="00EB4033" w:rsidRDefault="00EB4033" w:rsidP="00EB4033">
      <w:pPr>
        <w:rPr>
          <w:rFonts w:ascii="Arial" w:hAnsi="Arial" w:cs="Arial"/>
          <w:b/>
          <w:sz w:val="24"/>
          <w:szCs w:val="24"/>
        </w:rPr>
      </w:pPr>
    </w:p>
    <w:p w:rsidR="00EB4033" w:rsidRDefault="00EB4033" w:rsidP="00EB4033">
      <w:pPr>
        <w:pStyle w:val="Legenda"/>
        <w:jc w:val="center"/>
        <w:rPr>
          <w:rFonts w:ascii="Arial" w:hAnsi="Arial" w:cs="Arial"/>
          <w:b w:val="0"/>
          <w:i/>
          <w:color w:val="auto"/>
          <w:sz w:val="20"/>
          <w:szCs w:val="20"/>
        </w:rPr>
      </w:pPr>
      <w:bookmarkStart w:id="172" w:name="_Toc484246332"/>
      <w:r w:rsidRPr="00EB4033">
        <w:rPr>
          <w:rFonts w:ascii="Arial" w:hAnsi="Arial" w:cs="Arial"/>
          <w:b w:val="0"/>
          <w:i/>
          <w:color w:val="auto"/>
          <w:sz w:val="20"/>
          <w:szCs w:val="20"/>
        </w:rPr>
        <w:t xml:space="preserve">Figura </w:t>
      </w:r>
      <w:r w:rsidR="001C24AB" w:rsidRPr="00EB4033">
        <w:rPr>
          <w:rFonts w:ascii="Arial" w:hAnsi="Arial" w:cs="Arial"/>
          <w:b w:val="0"/>
          <w:i/>
          <w:color w:val="auto"/>
          <w:sz w:val="20"/>
          <w:szCs w:val="20"/>
        </w:rPr>
        <w:fldChar w:fldCharType="begin"/>
      </w:r>
      <w:r w:rsidRPr="00EB4033">
        <w:rPr>
          <w:rFonts w:ascii="Arial" w:hAnsi="Arial" w:cs="Arial"/>
          <w:b w:val="0"/>
          <w:i/>
          <w:color w:val="auto"/>
          <w:sz w:val="20"/>
          <w:szCs w:val="20"/>
        </w:rPr>
        <w:instrText xml:space="preserve"> SEQ Figura \* ARABIC </w:instrText>
      </w:r>
      <w:r w:rsidR="001C24AB" w:rsidRPr="00EB4033">
        <w:rPr>
          <w:rFonts w:ascii="Arial" w:hAnsi="Arial" w:cs="Arial"/>
          <w:b w:val="0"/>
          <w:i/>
          <w:color w:val="auto"/>
          <w:sz w:val="20"/>
          <w:szCs w:val="20"/>
        </w:rPr>
        <w:fldChar w:fldCharType="separate"/>
      </w:r>
      <w:r w:rsidRPr="00EB4033">
        <w:rPr>
          <w:rFonts w:ascii="Arial" w:hAnsi="Arial" w:cs="Arial"/>
          <w:b w:val="0"/>
          <w:i/>
          <w:noProof/>
          <w:color w:val="auto"/>
          <w:sz w:val="20"/>
          <w:szCs w:val="20"/>
        </w:rPr>
        <w:t>23</w:t>
      </w:r>
      <w:r w:rsidR="001C24AB" w:rsidRPr="00EB4033">
        <w:rPr>
          <w:rFonts w:ascii="Arial" w:hAnsi="Arial" w:cs="Arial"/>
          <w:b w:val="0"/>
          <w:i/>
          <w:color w:val="auto"/>
          <w:sz w:val="20"/>
          <w:szCs w:val="20"/>
        </w:rPr>
        <w:fldChar w:fldCharType="end"/>
      </w:r>
      <w:r w:rsidRPr="00EB4033">
        <w:rPr>
          <w:rFonts w:ascii="Arial" w:hAnsi="Arial" w:cs="Arial"/>
          <w:b w:val="0"/>
          <w:i/>
          <w:color w:val="auto"/>
          <w:sz w:val="20"/>
          <w:szCs w:val="20"/>
        </w:rPr>
        <w:t xml:space="preserve">: Aluno </w:t>
      </w:r>
      <w:del w:id="173" w:author="Silvia Helena" w:date="2017-06-19T23:59:00Z">
        <w:r w:rsidRPr="00EB4033" w:rsidDel="00866779">
          <w:rPr>
            <w:rFonts w:ascii="Arial" w:hAnsi="Arial" w:cs="Arial"/>
            <w:b w:val="0"/>
            <w:i/>
            <w:color w:val="auto"/>
            <w:sz w:val="20"/>
            <w:szCs w:val="20"/>
          </w:rPr>
          <w:delText>DAO</w:delText>
        </w:r>
      </w:del>
      <w:bookmarkEnd w:id="172"/>
    </w:p>
    <w:p w:rsidR="00EB4033" w:rsidRPr="00EB4033" w:rsidRDefault="00EB46C2" w:rsidP="00EB46C2">
      <w:pPr>
        <w:jc w:val="center"/>
      </w:pPr>
      <w:commentRangeStart w:id="174"/>
      <w:r>
        <w:rPr>
          <w:noProof/>
          <w:lang w:eastAsia="pt-BR"/>
        </w:rPr>
        <w:drawing>
          <wp:inline distT="0" distB="0" distL="0" distR="0">
            <wp:extent cx="5400040" cy="46609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lunoDAO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74"/>
      <w:r w:rsidR="00866779">
        <w:rPr>
          <w:rStyle w:val="Refdecomentrio"/>
          <w:lang w:eastAsia="pt-BR"/>
        </w:rPr>
        <w:commentReference w:id="174"/>
      </w:r>
    </w:p>
    <w:p w:rsidR="00760990" w:rsidRPr="00B65FE5" w:rsidRDefault="00B65FE5" w:rsidP="00B65FE5">
      <w:pPr>
        <w:jc w:val="center"/>
        <w:rPr>
          <w:rFonts w:ascii="Arial" w:hAnsi="Arial" w:cs="Arial"/>
          <w:i/>
          <w:sz w:val="20"/>
          <w:szCs w:val="20"/>
        </w:rPr>
      </w:pPr>
      <w:r w:rsidRPr="00B65FE5">
        <w:rPr>
          <w:rFonts w:ascii="Arial" w:hAnsi="Arial" w:cs="Arial"/>
          <w:i/>
          <w:sz w:val="20"/>
          <w:szCs w:val="20"/>
        </w:rPr>
        <w:t>Fonte: Mario (2017)</w:t>
      </w:r>
    </w:p>
    <w:p w:rsidR="000020D9" w:rsidRDefault="000020D9">
      <w:pPr>
        <w:rPr>
          <w:rFonts w:ascii="Segoe UI" w:hAnsi="Segoe UI" w:cs="Segoe UI"/>
          <w:b/>
          <w:bCs/>
          <w:color w:val="212121"/>
          <w:sz w:val="23"/>
          <w:szCs w:val="23"/>
          <w:shd w:val="clear" w:color="auto" w:fill="FFFFFF"/>
        </w:rPr>
      </w:pPr>
      <w:r>
        <w:rPr>
          <w:rFonts w:ascii="Segoe UI" w:hAnsi="Segoe UI" w:cs="Segoe UI"/>
          <w:b/>
          <w:bCs/>
          <w:color w:val="212121"/>
          <w:sz w:val="23"/>
          <w:szCs w:val="23"/>
          <w:shd w:val="clear" w:color="auto" w:fill="FFFFFF"/>
        </w:rPr>
        <w:br w:type="page"/>
      </w:r>
    </w:p>
    <w:p w:rsidR="000020D9" w:rsidRDefault="000020D9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  <w:proofErr w:type="gramStart"/>
      <w:r>
        <w:rPr>
          <w:rFonts w:ascii="Arial" w:hAnsi="Arial" w:cs="Arial"/>
          <w:b/>
          <w:sz w:val="24"/>
          <w:szCs w:val="24"/>
        </w:rPr>
        <w:lastRenderedPageBreak/>
        <w:t>10 Layout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das Telas do Sistema</w:t>
      </w:r>
    </w:p>
    <w:p w:rsidR="000020D9" w:rsidRDefault="000020D9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</w:p>
    <w:p w:rsidR="00CF1FC3" w:rsidRDefault="00760990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10.1 </w:t>
      </w:r>
      <w:proofErr w:type="gramStart"/>
      <w:r>
        <w:rPr>
          <w:rFonts w:ascii="Arial" w:hAnsi="Arial" w:cs="Arial"/>
          <w:b/>
          <w:sz w:val="24"/>
          <w:szCs w:val="24"/>
        </w:rPr>
        <w:t>Menu</w:t>
      </w:r>
      <w:proofErr w:type="gramEnd"/>
    </w:p>
    <w:p w:rsidR="00004266" w:rsidRDefault="00004266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</w:p>
    <w:p w:rsidR="00CF1FC3" w:rsidRPr="00D20BCD" w:rsidRDefault="00D20BCD" w:rsidP="00D20BCD">
      <w:pPr>
        <w:pStyle w:val="Legenda"/>
        <w:jc w:val="center"/>
        <w:rPr>
          <w:rFonts w:ascii="Arial" w:hAnsi="Arial" w:cs="Arial"/>
          <w:b w:val="0"/>
          <w:i/>
          <w:color w:val="auto"/>
          <w:sz w:val="20"/>
          <w:szCs w:val="20"/>
        </w:rPr>
      </w:pPr>
      <w:bookmarkStart w:id="175" w:name="_Toc484246339"/>
      <w:r w:rsidRPr="00D20BCD">
        <w:rPr>
          <w:rFonts w:ascii="Arial" w:hAnsi="Arial" w:cs="Arial"/>
          <w:b w:val="0"/>
          <w:i/>
          <w:color w:val="auto"/>
          <w:sz w:val="20"/>
          <w:szCs w:val="20"/>
        </w:rPr>
        <w:t xml:space="preserve">Tela </w:t>
      </w:r>
      <w:r w:rsidR="001C24AB" w:rsidRPr="00D20BCD">
        <w:rPr>
          <w:rFonts w:ascii="Arial" w:hAnsi="Arial" w:cs="Arial"/>
          <w:b w:val="0"/>
          <w:i/>
          <w:color w:val="auto"/>
          <w:sz w:val="20"/>
          <w:szCs w:val="20"/>
        </w:rPr>
        <w:fldChar w:fldCharType="begin"/>
      </w:r>
      <w:r w:rsidRPr="00D20BCD">
        <w:rPr>
          <w:rFonts w:ascii="Arial" w:hAnsi="Arial" w:cs="Arial"/>
          <w:b w:val="0"/>
          <w:i/>
          <w:color w:val="auto"/>
          <w:sz w:val="20"/>
          <w:szCs w:val="20"/>
        </w:rPr>
        <w:instrText xml:space="preserve"> SEQ Tela \* ARABIC </w:instrText>
      </w:r>
      <w:r w:rsidR="001C24AB" w:rsidRPr="00D20BCD">
        <w:rPr>
          <w:rFonts w:ascii="Arial" w:hAnsi="Arial" w:cs="Arial"/>
          <w:b w:val="0"/>
          <w:i/>
          <w:color w:val="auto"/>
          <w:sz w:val="20"/>
          <w:szCs w:val="20"/>
        </w:rPr>
        <w:fldChar w:fldCharType="separate"/>
      </w:r>
      <w:r w:rsidR="00515DA5">
        <w:rPr>
          <w:rFonts w:ascii="Arial" w:hAnsi="Arial" w:cs="Arial"/>
          <w:b w:val="0"/>
          <w:i/>
          <w:noProof/>
          <w:color w:val="auto"/>
          <w:sz w:val="20"/>
          <w:szCs w:val="20"/>
        </w:rPr>
        <w:t>1</w:t>
      </w:r>
      <w:r w:rsidR="001C24AB" w:rsidRPr="00D20BCD">
        <w:rPr>
          <w:rFonts w:ascii="Arial" w:hAnsi="Arial" w:cs="Arial"/>
          <w:b w:val="0"/>
          <w:i/>
          <w:color w:val="auto"/>
          <w:sz w:val="20"/>
          <w:szCs w:val="20"/>
        </w:rPr>
        <w:fldChar w:fldCharType="end"/>
      </w:r>
      <w:r w:rsidRPr="00D20BCD">
        <w:rPr>
          <w:rFonts w:ascii="Arial" w:hAnsi="Arial" w:cs="Arial"/>
          <w:b w:val="0"/>
          <w:i/>
          <w:color w:val="auto"/>
          <w:sz w:val="20"/>
          <w:szCs w:val="20"/>
        </w:rPr>
        <w:t xml:space="preserve">: </w:t>
      </w:r>
      <w:proofErr w:type="gramStart"/>
      <w:r w:rsidRPr="00D20BCD">
        <w:rPr>
          <w:rFonts w:ascii="Arial" w:hAnsi="Arial" w:cs="Arial"/>
          <w:b w:val="0"/>
          <w:i/>
          <w:color w:val="auto"/>
          <w:sz w:val="20"/>
          <w:szCs w:val="20"/>
        </w:rPr>
        <w:t>Menu</w:t>
      </w:r>
      <w:bookmarkEnd w:id="175"/>
      <w:proofErr w:type="gramEnd"/>
    </w:p>
    <w:p w:rsidR="00760990" w:rsidRDefault="00760990" w:rsidP="00D20BCD">
      <w:pPr>
        <w:tabs>
          <w:tab w:val="left" w:pos="2030"/>
        </w:tabs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031234" cy="4611964"/>
            <wp:effectExtent l="19050" t="0" r="0" b="0"/>
            <wp:docPr id="23" name="Imagem 22" descr="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1234" cy="461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60" w:rsidRDefault="00B82F60" w:rsidP="00B82F60">
      <w:pPr>
        <w:tabs>
          <w:tab w:val="left" w:pos="2030"/>
        </w:tabs>
        <w:jc w:val="center"/>
        <w:rPr>
          <w:rFonts w:ascii="Arial" w:hAnsi="Arial" w:cs="Arial"/>
          <w:b/>
          <w:sz w:val="24"/>
          <w:szCs w:val="24"/>
        </w:rPr>
      </w:pPr>
      <w:r w:rsidRPr="00845C9F">
        <w:rPr>
          <w:rFonts w:ascii="Arial" w:hAnsi="Arial" w:cs="Arial"/>
          <w:i/>
          <w:sz w:val="20"/>
          <w:szCs w:val="20"/>
        </w:rPr>
        <w:t>Fonte: Jean (2017)</w:t>
      </w:r>
    </w:p>
    <w:p w:rsidR="000020D9" w:rsidRDefault="000020D9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</w:p>
    <w:p w:rsidR="000020D9" w:rsidRDefault="00D20BCD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0020D9" w:rsidRDefault="00760990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10.2 </w:t>
      </w:r>
      <w:r w:rsidRPr="00760990">
        <w:rPr>
          <w:rFonts w:ascii="Arial" w:hAnsi="Arial" w:cs="Arial"/>
          <w:b/>
          <w:sz w:val="24"/>
          <w:szCs w:val="24"/>
        </w:rPr>
        <w:t>Efetuar</w:t>
      </w:r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760990">
        <w:rPr>
          <w:rFonts w:ascii="Arial" w:hAnsi="Arial" w:cs="Arial"/>
          <w:b/>
          <w:sz w:val="24"/>
          <w:szCs w:val="24"/>
        </w:rPr>
        <w:t>Login</w:t>
      </w:r>
      <w:proofErr w:type="spellEnd"/>
    </w:p>
    <w:p w:rsidR="009475F4" w:rsidRDefault="009475F4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</w:p>
    <w:p w:rsidR="00D20BCD" w:rsidRPr="00D20BCD" w:rsidRDefault="00D20BCD" w:rsidP="00D20BCD">
      <w:pPr>
        <w:pStyle w:val="Legenda"/>
        <w:jc w:val="center"/>
        <w:rPr>
          <w:rFonts w:ascii="Arial" w:hAnsi="Arial" w:cs="Arial"/>
          <w:b w:val="0"/>
          <w:i/>
          <w:color w:val="auto"/>
          <w:sz w:val="20"/>
          <w:szCs w:val="20"/>
        </w:rPr>
      </w:pPr>
      <w:bookmarkStart w:id="176" w:name="_Toc484246340"/>
      <w:r w:rsidRPr="00D20BCD">
        <w:rPr>
          <w:rFonts w:ascii="Arial" w:hAnsi="Arial" w:cs="Arial"/>
          <w:b w:val="0"/>
          <w:i/>
          <w:color w:val="auto"/>
          <w:sz w:val="20"/>
          <w:szCs w:val="20"/>
        </w:rPr>
        <w:t xml:space="preserve">Tela </w:t>
      </w:r>
      <w:r w:rsidR="001C24AB" w:rsidRPr="00D20BCD">
        <w:rPr>
          <w:rFonts w:ascii="Arial" w:hAnsi="Arial" w:cs="Arial"/>
          <w:b w:val="0"/>
          <w:i/>
          <w:color w:val="auto"/>
          <w:sz w:val="20"/>
          <w:szCs w:val="20"/>
        </w:rPr>
        <w:fldChar w:fldCharType="begin"/>
      </w:r>
      <w:r w:rsidRPr="00D20BCD">
        <w:rPr>
          <w:rFonts w:ascii="Arial" w:hAnsi="Arial" w:cs="Arial"/>
          <w:b w:val="0"/>
          <w:i/>
          <w:color w:val="auto"/>
          <w:sz w:val="20"/>
          <w:szCs w:val="20"/>
        </w:rPr>
        <w:instrText xml:space="preserve"> SEQ Tela \* ARABIC </w:instrText>
      </w:r>
      <w:r w:rsidR="001C24AB" w:rsidRPr="00D20BCD">
        <w:rPr>
          <w:rFonts w:ascii="Arial" w:hAnsi="Arial" w:cs="Arial"/>
          <w:b w:val="0"/>
          <w:i/>
          <w:color w:val="auto"/>
          <w:sz w:val="20"/>
          <w:szCs w:val="20"/>
        </w:rPr>
        <w:fldChar w:fldCharType="separate"/>
      </w:r>
      <w:r w:rsidR="00515DA5">
        <w:rPr>
          <w:rFonts w:ascii="Arial" w:hAnsi="Arial" w:cs="Arial"/>
          <w:b w:val="0"/>
          <w:i/>
          <w:noProof/>
          <w:color w:val="auto"/>
          <w:sz w:val="20"/>
          <w:szCs w:val="20"/>
        </w:rPr>
        <w:t>2</w:t>
      </w:r>
      <w:r w:rsidR="001C24AB" w:rsidRPr="00D20BCD">
        <w:rPr>
          <w:rFonts w:ascii="Arial" w:hAnsi="Arial" w:cs="Arial"/>
          <w:b w:val="0"/>
          <w:i/>
          <w:color w:val="auto"/>
          <w:sz w:val="20"/>
          <w:szCs w:val="20"/>
        </w:rPr>
        <w:fldChar w:fldCharType="end"/>
      </w:r>
      <w:r w:rsidRPr="00D20BCD">
        <w:rPr>
          <w:rFonts w:ascii="Arial" w:hAnsi="Arial" w:cs="Arial"/>
          <w:b w:val="0"/>
          <w:i/>
          <w:color w:val="auto"/>
          <w:sz w:val="20"/>
          <w:szCs w:val="20"/>
        </w:rPr>
        <w:t xml:space="preserve">: Efetuar </w:t>
      </w:r>
      <w:proofErr w:type="spellStart"/>
      <w:r w:rsidRPr="00D20BCD">
        <w:rPr>
          <w:rFonts w:ascii="Arial" w:hAnsi="Arial" w:cs="Arial"/>
          <w:b w:val="0"/>
          <w:i/>
          <w:color w:val="auto"/>
          <w:sz w:val="20"/>
          <w:szCs w:val="20"/>
        </w:rPr>
        <w:t>Login</w:t>
      </w:r>
      <w:bookmarkEnd w:id="176"/>
      <w:proofErr w:type="spellEnd"/>
    </w:p>
    <w:p w:rsidR="00760990" w:rsidRDefault="00760990" w:rsidP="00D20BCD">
      <w:pPr>
        <w:tabs>
          <w:tab w:val="left" w:pos="2030"/>
        </w:tabs>
        <w:jc w:val="center"/>
        <w:rPr>
          <w:rFonts w:ascii="Arial" w:hAnsi="Arial" w:cs="Arial"/>
          <w:b/>
          <w:sz w:val="24"/>
          <w:szCs w:val="24"/>
        </w:rPr>
      </w:pPr>
      <w:commentRangeStart w:id="177"/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3840127" cy="3373213"/>
            <wp:effectExtent l="19050" t="0" r="7973" b="0"/>
            <wp:docPr id="24" name="Imagem 23" descr="Efetuar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etuarLogin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127" cy="337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77"/>
      <w:r w:rsidR="002465F2">
        <w:rPr>
          <w:rStyle w:val="Refdecomentrio"/>
          <w:lang w:eastAsia="pt-BR"/>
        </w:rPr>
        <w:commentReference w:id="177"/>
      </w:r>
    </w:p>
    <w:p w:rsidR="00B82F60" w:rsidRDefault="00B82F60" w:rsidP="00B82F60">
      <w:pPr>
        <w:tabs>
          <w:tab w:val="left" w:pos="2030"/>
        </w:tabs>
        <w:jc w:val="center"/>
        <w:rPr>
          <w:rFonts w:ascii="Arial" w:hAnsi="Arial" w:cs="Arial"/>
          <w:b/>
          <w:sz w:val="24"/>
          <w:szCs w:val="24"/>
        </w:rPr>
      </w:pPr>
      <w:r w:rsidRPr="00845C9F">
        <w:rPr>
          <w:rFonts w:ascii="Arial" w:hAnsi="Arial" w:cs="Arial"/>
          <w:i/>
          <w:sz w:val="20"/>
          <w:szCs w:val="20"/>
        </w:rPr>
        <w:t>Fonte: Jean (2017)</w:t>
      </w:r>
    </w:p>
    <w:p w:rsidR="00B82F60" w:rsidRDefault="00B82F60" w:rsidP="00D20BCD">
      <w:pPr>
        <w:tabs>
          <w:tab w:val="left" w:pos="2030"/>
        </w:tabs>
        <w:jc w:val="center"/>
        <w:rPr>
          <w:rFonts w:ascii="Arial" w:hAnsi="Arial" w:cs="Arial"/>
          <w:b/>
          <w:sz w:val="24"/>
          <w:szCs w:val="24"/>
        </w:rPr>
      </w:pPr>
    </w:p>
    <w:p w:rsidR="00D20BCD" w:rsidRDefault="00D20BCD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0020D9" w:rsidRDefault="00760990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10.3 Cadastrar Usuário</w:t>
      </w:r>
    </w:p>
    <w:p w:rsidR="00004266" w:rsidRDefault="00004266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</w:p>
    <w:p w:rsidR="00D20BCD" w:rsidRPr="00D20BCD" w:rsidRDefault="00D20BCD" w:rsidP="00D20BCD">
      <w:pPr>
        <w:pStyle w:val="Legenda"/>
        <w:jc w:val="center"/>
        <w:rPr>
          <w:rFonts w:ascii="Arial" w:hAnsi="Arial" w:cs="Arial"/>
          <w:b w:val="0"/>
          <w:i/>
          <w:color w:val="auto"/>
          <w:sz w:val="20"/>
          <w:szCs w:val="20"/>
        </w:rPr>
      </w:pPr>
      <w:bookmarkStart w:id="178" w:name="_Toc484246341"/>
      <w:r w:rsidRPr="00D20BCD">
        <w:rPr>
          <w:rFonts w:ascii="Arial" w:hAnsi="Arial" w:cs="Arial"/>
          <w:b w:val="0"/>
          <w:i/>
          <w:color w:val="auto"/>
          <w:sz w:val="20"/>
          <w:szCs w:val="20"/>
        </w:rPr>
        <w:t xml:space="preserve">Tela </w:t>
      </w:r>
      <w:r w:rsidR="001C24AB" w:rsidRPr="00D20BCD">
        <w:rPr>
          <w:rFonts w:ascii="Arial" w:hAnsi="Arial" w:cs="Arial"/>
          <w:b w:val="0"/>
          <w:i/>
          <w:color w:val="auto"/>
          <w:sz w:val="20"/>
          <w:szCs w:val="20"/>
        </w:rPr>
        <w:fldChar w:fldCharType="begin"/>
      </w:r>
      <w:r w:rsidRPr="00D20BCD">
        <w:rPr>
          <w:rFonts w:ascii="Arial" w:hAnsi="Arial" w:cs="Arial"/>
          <w:b w:val="0"/>
          <w:i/>
          <w:color w:val="auto"/>
          <w:sz w:val="20"/>
          <w:szCs w:val="20"/>
        </w:rPr>
        <w:instrText xml:space="preserve"> SEQ Tela \* ARABIC </w:instrText>
      </w:r>
      <w:r w:rsidR="001C24AB" w:rsidRPr="00D20BCD">
        <w:rPr>
          <w:rFonts w:ascii="Arial" w:hAnsi="Arial" w:cs="Arial"/>
          <w:b w:val="0"/>
          <w:i/>
          <w:color w:val="auto"/>
          <w:sz w:val="20"/>
          <w:szCs w:val="20"/>
        </w:rPr>
        <w:fldChar w:fldCharType="separate"/>
      </w:r>
      <w:r w:rsidR="00515DA5">
        <w:rPr>
          <w:rFonts w:ascii="Arial" w:hAnsi="Arial" w:cs="Arial"/>
          <w:b w:val="0"/>
          <w:i/>
          <w:noProof/>
          <w:color w:val="auto"/>
          <w:sz w:val="20"/>
          <w:szCs w:val="20"/>
        </w:rPr>
        <w:t>3</w:t>
      </w:r>
      <w:r w:rsidR="001C24AB" w:rsidRPr="00D20BCD">
        <w:rPr>
          <w:rFonts w:ascii="Arial" w:hAnsi="Arial" w:cs="Arial"/>
          <w:b w:val="0"/>
          <w:i/>
          <w:color w:val="auto"/>
          <w:sz w:val="20"/>
          <w:szCs w:val="20"/>
        </w:rPr>
        <w:fldChar w:fldCharType="end"/>
      </w:r>
      <w:r w:rsidRPr="00D20BCD">
        <w:rPr>
          <w:rFonts w:ascii="Arial" w:hAnsi="Arial" w:cs="Arial"/>
          <w:b w:val="0"/>
          <w:i/>
          <w:color w:val="auto"/>
          <w:sz w:val="20"/>
          <w:szCs w:val="20"/>
        </w:rPr>
        <w:t>: Cadastrar Usuário</w:t>
      </w:r>
      <w:bookmarkEnd w:id="178"/>
    </w:p>
    <w:p w:rsidR="00760990" w:rsidRDefault="00760990" w:rsidP="00D20BCD">
      <w:pPr>
        <w:tabs>
          <w:tab w:val="left" w:pos="2030"/>
        </w:tabs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3821069" cy="3687666"/>
            <wp:effectExtent l="19050" t="0" r="7981" b="0"/>
            <wp:docPr id="25" name="Imagem 24" descr="Cadastro_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o_Usuario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1069" cy="368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60" w:rsidRDefault="00B82F60" w:rsidP="00B82F60">
      <w:pPr>
        <w:tabs>
          <w:tab w:val="left" w:pos="2030"/>
        </w:tabs>
        <w:jc w:val="center"/>
        <w:rPr>
          <w:rFonts w:ascii="Arial" w:hAnsi="Arial" w:cs="Arial"/>
          <w:b/>
          <w:sz w:val="24"/>
          <w:szCs w:val="24"/>
        </w:rPr>
      </w:pPr>
      <w:r w:rsidRPr="00845C9F">
        <w:rPr>
          <w:rFonts w:ascii="Arial" w:hAnsi="Arial" w:cs="Arial"/>
          <w:i/>
          <w:sz w:val="20"/>
          <w:szCs w:val="20"/>
        </w:rPr>
        <w:t>Fonte: Jean (2017)</w:t>
      </w:r>
    </w:p>
    <w:p w:rsidR="00B82F60" w:rsidRDefault="00B82F60" w:rsidP="00D20BCD">
      <w:pPr>
        <w:tabs>
          <w:tab w:val="left" w:pos="2030"/>
        </w:tabs>
        <w:jc w:val="center"/>
        <w:rPr>
          <w:rFonts w:ascii="Arial" w:hAnsi="Arial" w:cs="Arial"/>
          <w:b/>
          <w:sz w:val="24"/>
          <w:szCs w:val="24"/>
        </w:rPr>
      </w:pPr>
    </w:p>
    <w:p w:rsidR="00760990" w:rsidRDefault="00D20BCD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760990" w:rsidRDefault="00760990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10.4 Cadastrar Disciplina</w:t>
      </w:r>
    </w:p>
    <w:p w:rsidR="00004266" w:rsidRDefault="00004266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</w:p>
    <w:p w:rsidR="00D20BCD" w:rsidRPr="00D20BCD" w:rsidRDefault="00D20BCD" w:rsidP="00D20BCD">
      <w:pPr>
        <w:pStyle w:val="Legenda"/>
        <w:jc w:val="center"/>
        <w:rPr>
          <w:rFonts w:ascii="Arial" w:hAnsi="Arial" w:cs="Arial"/>
          <w:b w:val="0"/>
          <w:i/>
          <w:color w:val="auto"/>
          <w:sz w:val="20"/>
          <w:szCs w:val="20"/>
        </w:rPr>
      </w:pPr>
      <w:bookmarkStart w:id="179" w:name="_Toc484246342"/>
      <w:r w:rsidRPr="00D20BCD">
        <w:rPr>
          <w:rFonts w:ascii="Arial" w:hAnsi="Arial" w:cs="Arial"/>
          <w:b w:val="0"/>
          <w:i/>
          <w:color w:val="auto"/>
          <w:sz w:val="20"/>
          <w:szCs w:val="20"/>
        </w:rPr>
        <w:t xml:space="preserve">Tela </w:t>
      </w:r>
      <w:r w:rsidR="001C24AB" w:rsidRPr="00D20BCD">
        <w:rPr>
          <w:rFonts w:ascii="Arial" w:hAnsi="Arial" w:cs="Arial"/>
          <w:b w:val="0"/>
          <w:i/>
          <w:color w:val="auto"/>
          <w:sz w:val="20"/>
          <w:szCs w:val="20"/>
        </w:rPr>
        <w:fldChar w:fldCharType="begin"/>
      </w:r>
      <w:r w:rsidRPr="00D20BCD">
        <w:rPr>
          <w:rFonts w:ascii="Arial" w:hAnsi="Arial" w:cs="Arial"/>
          <w:b w:val="0"/>
          <w:i/>
          <w:color w:val="auto"/>
          <w:sz w:val="20"/>
          <w:szCs w:val="20"/>
        </w:rPr>
        <w:instrText xml:space="preserve"> SEQ Tela \* ARABIC </w:instrText>
      </w:r>
      <w:r w:rsidR="001C24AB" w:rsidRPr="00D20BCD">
        <w:rPr>
          <w:rFonts w:ascii="Arial" w:hAnsi="Arial" w:cs="Arial"/>
          <w:b w:val="0"/>
          <w:i/>
          <w:color w:val="auto"/>
          <w:sz w:val="20"/>
          <w:szCs w:val="20"/>
        </w:rPr>
        <w:fldChar w:fldCharType="separate"/>
      </w:r>
      <w:r w:rsidR="00515DA5">
        <w:rPr>
          <w:rFonts w:ascii="Arial" w:hAnsi="Arial" w:cs="Arial"/>
          <w:b w:val="0"/>
          <w:i/>
          <w:noProof/>
          <w:color w:val="auto"/>
          <w:sz w:val="20"/>
          <w:szCs w:val="20"/>
        </w:rPr>
        <w:t>4</w:t>
      </w:r>
      <w:r w:rsidR="001C24AB" w:rsidRPr="00D20BCD">
        <w:rPr>
          <w:rFonts w:ascii="Arial" w:hAnsi="Arial" w:cs="Arial"/>
          <w:b w:val="0"/>
          <w:i/>
          <w:color w:val="auto"/>
          <w:sz w:val="20"/>
          <w:szCs w:val="20"/>
        </w:rPr>
        <w:fldChar w:fldCharType="end"/>
      </w:r>
      <w:r w:rsidRPr="00D20BCD">
        <w:rPr>
          <w:rFonts w:ascii="Arial" w:hAnsi="Arial" w:cs="Arial"/>
          <w:b w:val="0"/>
          <w:i/>
          <w:color w:val="auto"/>
          <w:sz w:val="20"/>
          <w:szCs w:val="20"/>
        </w:rPr>
        <w:t>: Cadastrar Disciplina</w:t>
      </w:r>
      <w:bookmarkEnd w:id="179"/>
    </w:p>
    <w:p w:rsidR="00760990" w:rsidRDefault="00760990" w:rsidP="00D20BCD">
      <w:pPr>
        <w:tabs>
          <w:tab w:val="left" w:pos="2030"/>
        </w:tabs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3840127" cy="3468502"/>
            <wp:effectExtent l="19050" t="0" r="7973" b="0"/>
            <wp:docPr id="26" name="Imagem 25" descr="Cadastro_Dicipl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o_Diciplina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127" cy="346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60" w:rsidRDefault="00B82F60" w:rsidP="00B82F60">
      <w:pPr>
        <w:tabs>
          <w:tab w:val="left" w:pos="2030"/>
        </w:tabs>
        <w:jc w:val="center"/>
        <w:rPr>
          <w:rFonts w:ascii="Arial" w:hAnsi="Arial" w:cs="Arial"/>
          <w:b/>
          <w:sz w:val="24"/>
          <w:szCs w:val="24"/>
        </w:rPr>
      </w:pPr>
      <w:r w:rsidRPr="00845C9F">
        <w:rPr>
          <w:rFonts w:ascii="Arial" w:hAnsi="Arial" w:cs="Arial"/>
          <w:i/>
          <w:sz w:val="20"/>
          <w:szCs w:val="20"/>
        </w:rPr>
        <w:t>Fonte: Jean (2017)</w:t>
      </w:r>
    </w:p>
    <w:p w:rsidR="00B82F60" w:rsidRDefault="00B82F60" w:rsidP="00D20BCD">
      <w:pPr>
        <w:tabs>
          <w:tab w:val="left" w:pos="2030"/>
        </w:tabs>
        <w:jc w:val="center"/>
        <w:rPr>
          <w:rFonts w:ascii="Arial" w:hAnsi="Arial" w:cs="Arial"/>
          <w:b/>
          <w:sz w:val="24"/>
          <w:szCs w:val="24"/>
        </w:rPr>
      </w:pPr>
    </w:p>
    <w:p w:rsidR="00760990" w:rsidRDefault="00D20BCD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760990" w:rsidRDefault="00515DA5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10.5</w:t>
      </w:r>
      <w:r w:rsidR="00760990">
        <w:rPr>
          <w:rFonts w:ascii="Arial" w:hAnsi="Arial" w:cs="Arial"/>
          <w:b/>
          <w:sz w:val="24"/>
          <w:szCs w:val="24"/>
        </w:rPr>
        <w:t xml:space="preserve">Cadastrar Avaliação </w:t>
      </w:r>
    </w:p>
    <w:p w:rsidR="00004266" w:rsidRDefault="00004266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</w:p>
    <w:p w:rsidR="00D20BCD" w:rsidRPr="00D20BCD" w:rsidRDefault="00D20BCD" w:rsidP="00D20BCD">
      <w:pPr>
        <w:pStyle w:val="Legenda"/>
        <w:jc w:val="center"/>
        <w:rPr>
          <w:rFonts w:ascii="Arial" w:hAnsi="Arial" w:cs="Arial"/>
          <w:b w:val="0"/>
          <w:i/>
          <w:color w:val="auto"/>
          <w:sz w:val="20"/>
          <w:szCs w:val="20"/>
        </w:rPr>
      </w:pPr>
      <w:bookmarkStart w:id="180" w:name="_Toc484246343"/>
      <w:r w:rsidRPr="00D20BCD">
        <w:rPr>
          <w:rFonts w:ascii="Arial" w:hAnsi="Arial" w:cs="Arial"/>
          <w:b w:val="0"/>
          <w:i/>
          <w:color w:val="auto"/>
          <w:sz w:val="20"/>
          <w:szCs w:val="20"/>
        </w:rPr>
        <w:t xml:space="preserve">Tela </w:t>
      </w:r>
      <w:r w:rsidR="001C24AB" w:rsidRPr="00D20BCD">
        <w:rPr>
          <w:rFonts w:ascii="Arial" w:hAnsi="Arial" w:cs="Arial"/>
          <w:b w:val="0"/>
          <w:i/>
          <w:color w:val="auto"/>
          <w:sz w:val="20"/>
          <w:szCs w:val="20"/>
        </w:rPr>
        <w:fldChar w:fldCharType="begin"/>
      </w:r>
      <w:r w:rsidRPr="00D20BCD">
        <w:rPr>
          <w:rFonts w:ascii="Arial" w:hAnsi="Arial" w:cs="Arial"/>
          <w:b w:val="0"/>
          <w:i/>
          <w:color w:val="auto"/>
          <w:sz w:val="20"/>
          <w:szCs w:val="20"/>
        </w:rPr>
        <w:instrText xml:space="preserve"> SEQ Tela \* ARABIC </w:instrText>
      </w:r>
      <w:r w:rsidR="001C24AB" w:rsidRPr="00D20BCD">
        <w:rPr>
          <w:rFonts w:ascii="Arial" w:hAnsi="Arial" w:cs="Arial"/>
          <w:b w:val="0"/>
          <w:i/>
          <w:color w:val="auto"/>
          <w:sz w:val="20"/>
          <w:szCs w:val="20"/>
        </w:rPr>
        <w:fldChar w:fldCharType="separate"/>
      </w:r>
      <w:r w:rsidR="00515DA5">
        <w:rPr>
          <w:rFonts w:ascii="Arial" w:hAnsi="Arial" w:cs="Arial"/>
          <w:b w:val="0"/>
          <w:i/>
          <w:noProof/>
          <w:color w:val="auto"/>
          <w:sz w:val="20"/>
          <w:szCs w:val="20"/>
        </w:rPr>
        <w:t>5</w:t>
      </w:r>
      <w:r w:rsidR="001C24AB" w:rsidRPr="00D20BCD">
        <w:rPr>
          <w:rFonts w:ascii="Arial" w:hAnsi="Arial" w:cs="Arial"/>
          <w:b w:val="0"/>
          <w:i/>
          <w:color w:val="auto"/>
          <w:sz w:val="20"/>
          <w:szCs w:val="20"/>
        </w:rPr>
        <w:fldChar w:fldCharType="end"/>
      </w:r>
      <w:r w:rsidRPr="00D20BCD">
        <w:rPr>
          <w:rFonts w:ascii="Arial" w:hAnsi="Arial" w:cs="Arial"/>
          <w:b w:val="0"/>
          <w:i/>
          <w:color w:val="auto"/>
          <w:sz w:val="20"/>
          <w:szCs w:val="20"/>
        </w:rPr>
        <w:t>: Cadastrar Avaliação</w:t>
      </w:r>
      <w:bookmarkEnd w:id="180"/>
    </w:p>
    <w:p w:rsidR="00760990" w:rsidRDefault="00760990" w:rsidP="00D20BCD">
      <w:pPr>
        <w:tabs>
          <w:tab w:val="left" w:pos="2030"/>
        </w:tabs>
        <w:jc w:val="center"/>
        <w:rPr>
          <w:rFonts w:ascii="Arial" w:hAnsi="Arial" w:cs="Arial"/>
          <w:b/>
          <w:sz w:val="24"/>
          <w:szCs w:val="24"/>
        </w:rPr>
      </w:pPr>
      <w:commentRangeStart w:id="181"/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4068820" cy="4297512"/>
            <wp:effectExtent l="19050" t="0" r="7880" b="0"/>
            <wp:docPr id="27" name="Imagem 26" descr="Cadastro_Avalia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o_Avaliacao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8820" cy="429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81"/>
      <w:r w:rsidR="004A5378">
        <w:rPr>
          <w:rStyle w:val="Refdecomentrio"/>
          <w:lang w:eastAsia="pt-BR"/>
        </w:rPr>
        <w:commentReference w:id="181"/>
      </w:r>
    </w:p>
    <w:p w:rsidR="004E6940" w:rsidRDefault="004E6940" w:rsidP="004E6940">
      <w:pPr>
        <w:tabs>
          <w:tab w:val="left" w:pos="2030"/>
        </w:tabs>
        <w:jc w:val="center"/>
        <w:rPr>
          <w:rFonts w:ascii="Arial" w:hAnsi="Arial" w:cs="Arial"/>
          <w:b/>
          <w:sz w:val="24"/>
          <w:szCs w:val="24"/>
        </w:rPr>
      </w:pPr>
      <w:r w:rsidRPr="00845C9F">
        <w:rPr>
          <w:rFonts w:ascii="Arial" w:hAnsi="Arial" w:cs="Arial"/>
          <w:i/>
          <w:sz w:val="20"/>
          <w:szCs w:val="20"/>
        </w:rPr>
        <w:t>Fonte: Jean (2017)</w:t>
      </w:r>
    </w:p>
    <w:p w:rsidR="004E6940" w:rsidRDefault="004E6940" w:rsidP="00D20BCD">
      <w:pPr>
        <w:tabs>
          <w:tab w:val="left" w:pos="2030"/>
        </w:tabs>
        <w:jc w:val="center"/>
        <w:rPr>
          <w:rFonts w:ascii="Arial" w:hAnsi="Arial" w:cs="Arial"/>
          <w:b/>
          <w:sz w:val="24"/>
          <w:szCs w:val="24"/>
        </w:rPr>
      </w:pPr>
    </w:p>
    <w:p w:rsidR="00760990" w:rsidRDefault="00D20BCD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760990" w:rsidRDefault="00760990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10.6 Selecionar Disciplina</w:t>
      </w:r>
    </w:p>
    <w:p w:rsidR="00004266" w:rsidRDefault="00004266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</w:p>
    <w:p w:rsidR="00D20BCD" w:rsidRPr="00D20BCD" w:rsidRDefault="00D20BCD" w:rsidP="00D20BCD">
      <w:pPr>
        <w:pStyle w:val="Legenda"/>
        <w:jc w:val="center"/>
        <w:rPr>
          <w:rFonts w:ascii="Arial" w:hAnsi="Arial" w:cs="Arial"/>
          <w:b w:val="0"/>
          <w:i/>
          <w:color w:val="auto"/>
          <w:sz w:val="20"/>
          <w:szCs w:val="20"/>
        </w:rPr>
      </w:pPr>
      <w:bookmarkStart w:id="182" w:name="_Toc484246344"/>
      <w:r w:rsidRPr="00D20BCD">
        <w:rPr>
          <w:rFonts w:ascii="Arial" w:hAnsi="Arial" w:cs="Arial"/>
          <w:b w:val="0"/>
          <w:i/>
          <w:color w:val="auto"/>
          <w:sz w:val="20"/>
          <w:szCs w:val="20"/>
        </w:rPr>
        <w:t xml:space="preserve">Tela </w:t>
      </w:r>
      <w:r w:rsidR="001C24AB" w:rsidRPr="00D20BCD">
        <w:rPr>
          <w:rFonts w:ascii="Arial" w:hAnsi="Arial" w:cs="Arial"/>
          <w:b w:val="0"/>
          <w:i/>
          <w:color w:val="auto"/>
          <w:sz w:val="20"/>
          <w:szCs w:val="20"/>
        </w:rPr>
        <w:fldChar w:fldCharType="begin"/>
      </w:r>
      <w:r w:rsidRPr="00D20BCD">
        <w:rPr>
          <w:rFonts w:ascii="Arial" w:hAnsi="Arial" w:cs="Arial"/>
          <w:b w:val="0"/>
          <w:i/>
          <w:color w:val="auto"/>
          <w:sz w:val="20"/>
          <w:szCs w:val="20"/>
        </w:rPr>
        <w:instrText xml:space="preserve"> SEQ Tela \* ARABIC </w:instrText>
      </w:r>
      <w:r w:rsidR="001C24AB" w:rsidRPr="00D20BCD">
        <w:rPr>
          <w:rFonts w:ascii="Arial" w:hAnsi="Arial" w:cs="Arial"/>
          <w:b w:val="0"/>
          <w:i/>
          <w:color w:val="auto"/>
          <w:sz w:val="20"/>
          <w:szCs w:val="20"/>
        </w:rPr>
        <w:fldChar w:fldCharType="separate"/>
      </w:r>
      <w:r w:rsidR="00515DA5">
        <w:rPr>
          <w:rFonts w:ascii="Arial" w:hAnsi="Arial" w:cs="Arial"/>
          <w:b w:val="0"/>
          <w:i/>
          <w:noProof/>
          <w:color w:val="auto"/>
          <w:sz w:val="20"/>
          <w:szCs w:val="20"/>
        </w:rPr>
        <w:t>6</w:t>
      </w:r>
      <w:r w:rsidR="001C24AB" w:rsidRPr="00D20BCD">
        <w:rPr>
          <w:rFonts w:ascii="Arial" w:hAnsi="Arial" w:cs="Arial"/>
          <w:b w:val="0"/>
          <w:i/>
          <w:color w:val="auto"/>
          <w:sz w:val="20"/>
          <w:szCs w:val="20"/>
        </w:rPr>
        <w:fldChar w:fldCharType="end"/>
      </w:r>
      <w:r w:rsidRPr="00D20BCD">
        <w:rPr>
          <w:rFonts w:ascii="Arial" w:hAnsi="Arial" w:cs="Arial"/>
          <w:b w:val="0"/>
          <w:i/>
          <w:color w:val="auto"/>
          <w:sz w:val="20"/>
          <w:szCs w:val="20"/>
        </w:rPr>
        <w:t>: Selecionar Disciplina</w:t>
      </w:r>
      <w:bookmarkEnd w:id="182"/>
    </w:p>
    <w:p w:rsidR="00760990" w:rsidRDefault="00760990" w:rsidP="00D20BCD">
      <w:pPr>
        <w:tabs>
          <w:tab w:val="left" w:pos="2030"/>
        </w:tabs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3868714" cy="3268396"/>
            <wp:effectExtent l="19050" t="0" r="0" b="0"/>
            <wp:docPr id="28" name="Imagem 27" descr="Selecao_Diciplin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ao_Diciplinas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8714" cy="326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940" w:rsidRDefault="004E6940" w:rsidP="004E6940">
      <w:pPr>
        <w:tabs>
          <w:tab w:val="left" w:pos="2030"/>
        </w:tabs>
        <w:jc w:val="center"/>
        <w:rPr>
          <w:rFonts w:ascii="Arial" w:hAnsi="Arial" w:cs="Arial"/>
          <w:b/>
          <w:sz w:val="24"/>
          <w:szCs w:val="24"/>
        </w:rPr>
      </w:pPr>
      <w:r w:rsidRPr="00845C9F">
        <w:rPr>
          <w:rFonts w:ascii="Arial" w:hAnsi="Arial" w:cs="Arial"/>
          <w:i/>
          <w:sz w:val="20"/>
          <w:szCs w:val="20"/>
        </w:rPr>
        <w:t>Fonte: Jean (2017)</w:t>
      </w:r>
    </w:p>
    <w:p w:rsidR="004E6940" w:rsidRDefault="004E6940" w:rsidP="00D20BCD">
      <w:pPr>
        <w:tabs>
          <w:tab w:val="left" w:pos="2030"/>
        </w:tabs>
        <w:jc w:val="center"/>
        <w:rPr>
          <w:rFonts w:ascii="Arial" w:hAnsi="Arial" w:cs="Arial"/>
          <w:b/>
          <w:sz w:val="24"/>
          <w:szCs w:val="24"/>
        </w:rPr>
      </w:pPr>
    </w:p>
    <w:p w:rsidR="00D20BCD" w:rsidRDefault="00D20BCD" w:rsidP="00D20BCD">
      <w:pPr>
        <w:tabs>
          <w:tab w:val="left" w:pos="2030"/>
        </w:tabs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760990" w:rsidRDefault="00760990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10.7 Realizar Avaliação</w:t>
      </w:r>
    </w:p>
    <w:p w:rsidR="00004266" w:rsidRDefault="00004266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</w:p>
    <w:p w:rsidR="00D20BCD" w:rsidRPr="00D20BCD" w:rsidRDefault="00D20BCD" w:rsidP="00D20BCD">
      <w:pPr>
        <w:pStyle w:val="Legenda"/>
        <w:jc w:val="center"/>
        <w:rPr>
          <w:rFonts w:ascii="Arial" w:hAnsi="Arial" w:cs="Arial"/>
          <w:b w:val="0"/>
          <w:i/>
          <w:color w:val="auto"/>
          <w:sz w:val="20"/>
          <w:szCs w:val="20"/>
        </w:rPr>
      </w:pPr>
      <w:bookmarkStart w:id="183" w:name="_Toc484246345"/>
      <w:r w:rsidRPr="00D20BCD">
        <w:rPr>
          <w:rFonts w:ascii="Arial" w:hAnsi="Arial" w:cs="Arial"/>
          <w:b w:val="0"/>
          <w:i/>
          <w:color w:val="auto"/>
          <w:sz w:val="20"/>
          <w:szCs w:val="20"/>
        </w:rPr>
        <w:t xml:space="preserve">Tela </w:t>
      </w:r>
      <w:r w:rsidR="001C24AB" w:rsidRPr="00D20BCD">
        <w:rPr>
          <w:rFonts w:ascii="Arial" w:hAnsi="Arial" w:cs="Arial"/>
          <w:b w:val="0"/>
          <w:i/>
          <w:color w:val="auto"/>
          <w:sz w:val="20"/>
          <w:szCs w:val="20"/>
        </w:rPr>
        <w:fldChar w:fldCharType="begin"/>
      </w:r>
      <w:r w:rsidRPr="00D20BCD">
        <w:rPr>
          <w:rFonts w:ascii="Arial" w:hAnsi="Arial" w:cs="Arial"/>
          <w:b w:val="0"/>
          <w:i/>
          <w:color w:val="auto"/>
          <w:sz w:val="20"/>
          <w:szCs w:val="20"/>
        </w:rPr>
        <w:instrText xml:space="preserve"> SEQ Tela \* ARABIC </w:instrText>
      </w:r>
      <w:r w:rsidR="001C24AB" w:rsidRPr="00D20BCD">
        <w:rPr>
          <w:rFonts w:ascii="Arial" w:hAnsi="Arial" w:cs="Arial"/>
          <w:b w:val="0"/>
          <w:i/>
          <w:color w:val="auto"/>
          <w:sz w:val="20"/>
          <w:szCs w:val="20"/>
        </w:rPr>
        <w:fldChar w:fldCharType="separate"/>
      </w:r>
      <w:r w:rsidR="00515DA5">
        <w:rPr>
          <w:rFonts w:ascii="Arial" w:hAnsi="Arial" w:cs="Arial"/>
          <w:b w:val="0"/>
          <w:i/>
          <w:noProof/>
          <w:color w:val="auto"/>
          <w:sz w:val="20"/>
          <w:szCs w:val="20"/>
        </w:rPr>
        <w:t>7</w:t>
      </w:r>
      <w:r w:rsidR="001C24AB" w:rsidRPr="00D20BCD">
        <w:rPr>
          <w:rFonts w:ascii="Arial" w:hAnsi="Arial" w:cs="Arial"/>
          <w:b w:val="0"/>
          <w:i/>
          <w:color w:val="auto"/>
          <w:sz w:val="20"/>
          <w:szCs w:val="20"/>
        </w:rPr>
        <w:fldChar w:fldCharType="end"/>
      </w:r>
      <w:r w:rsidRPr="00D20BCD">
        <w:rPr>
          <w:rFonts w:ascii="Arial" w:hAnsi="Arial" w:cs="Arial"/>
          <w:b w:val="0"/>
          <w:i/>
          <w:color w:val="auto"/>
          <w:sz w:val="20"/>
          <w:szCs w:val="20"/>
        </w:rPr>
        <w:t>: Realizar Avaliação</w:t>
      </w:r>
      <w:bookmarkEnd w:id="183"/>
    </w:p>
    <w:p w:rsidR="00760990" w:rsidRDefault="00760990" w:rsidP="00D20BCD">
      <w:pPr>
        <w:tabs>
          <w:tab w:val="left" w:pos="2030"/>
        </w:tabs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3811541" cy="3296983"/>
            <wp:effectExtent l="19050" t="0" r="0" b="0"/>
            <wp:docPr id="29" name="Imagem 28" descr="Apli_Avalia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li_Avaliacao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1541" cy="329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940" w:rsidRDefault="004E6940" w:rsidP="004E6940">
      <w:pPr>
        <w:tabs>
          <w:tab w:val="left" w:pos="2030"/>
        </w:tabs>
        <w:jc w:val="center"/>
        <w:rPr>
          <w:rFonts w:ascii="Arial" w:hAnsi="Arial" w:cs="Arial"/>
          <w:b/>
          <w:sz w:val="24"/>
          <w:szCs w:val="24"/>
        </w:rPr>
      </w:pPr>
      <w:r w:rsidRPr="00845C9F">
        <w:rPr>
          <w:rFonts w:ascii="Arial" w:hAnsi="Arial" w:cs="Arial"/>
          <w:i/>
          <w:sz w:val="20"/>
          <w:szCs w:val="20"/>
        </w:rPr>
        <w:t>Fonte: Jean (2017)</w:t>
      </w:r>
    </w:p>
    <w:p w:rsidR="004E6940" w:rsidRDefault="004E6940" w:rsidP="00D20BCD">
      <w:pPr>
        <w:tabs>
          <w:tab w:val="left" w:pos="2030"/>
        </w:tabs>
        <w:jc w:val="center"/>
        <w:rPr>
          <w:rFonts w:ascii="Arial" w:hAnsi="Arial" w:cs="Arial"/>
          <w:b/>
          <w:sz w:val="24"/>
          <w:szCs w:val="24"/>
        </w:rPr>
      </w:pPr>
    </w:p>
    <w:p w:rsidR="00515DA5" w:rsidRDefault="00D20BCD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515DA5" w:rsidRDefault="00515DA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10.8 Estudar Disciplina</w:t>
      </w:r>
    </w:p>
    <w:p w:rsidR="00515DA5" w:rsidRPr="00515DA5" w:rsidRDefault="00515DA5" w:rsidP="00515DA5">
      <w:pPr>
        <w:pStyle w:val="Legenda"/>
        <w:jc w:val="center"/>
        <w:rPr>
          <w:rFonts w:ascii="Arial" w:hAnsi="Arial" w:cs="Arial"/>
          <w:b w:val="0"/>
          <w:i/>
          <w:color w:val="auto"/>
          <w:sz w:val="20"/>
          <w:szCs w:val="20"/>
        </w:rPr>
      </w:pPr>
      <w:bookmarkStart w:id="184" w:name="_Toc484246346"/>
      <w:r w:rsidRPr="00515DA5">
        <w:rPr>
          <w:rFonts w:ascii="Arial" w:hAnsi="Arial" w:cs="Arial"/>
          <w:b w:val="0"/>
          <w:i/>
          <w:color w:val="auto"/>
          <w:sz w:val="20"/>
          <w:szCs w:val="20"/>
        </w:rPr>
        <w:t xml:space="preserve">Tela </w:t>
      </w:r>
      <w:r w:rsidR="001C24AB" w:rsidRPr="00515DA5">
        <w:rPr>
          <w:rFonts w:ascii="Arial" w:hAnsi="Arial" w:cs="Arial"/>
          <w:b w:val="0"/>
          <w:i/>
          <w:color w:val="auto"/>
          <w:sz w:val="20"/>
          <w:szCs w:val="20"/>
        </w:rPr>
        <w:fldChar w:fldCharType="begin"/>
      </w:r>
      <w:r w:rsidRPr="00515DA5">
        <w:rPr>
          <w:rFonts w:ascii="Arial" w:hAnsi="Arial" w:cs="Arial"/>
          <w:b w:val="0"/>
          <w:i/>
          <w:color w:val="auto"/>
          <w:sz w:val="20"/>
          <w:szCs w:val="20"/>
        </w:rPr>
        <w:instrText xml:space="preserve"> SEQ Tela \* ARABIC </w:instrText>
      </w:r>
      <w:r w:rsidR="001C24AB" w:rsidRPr="00515DA5">
        <w:rPr>
          <w:rFonts w:ascii="Arial" w:hAnsi="Arial" w:cs="Arial"/>
          <w:b w:val="0"/>
          <w:i/>
          <w:color w:val="auto"/>
          <w:sz w:val="20"/>
          <w:szCs w:val="20"/>
        </w:rPr>
        <w:fldChar w:fldCharType="separate"/>
      </w:r>
      <w:r w:rsidRPr="00515DA5">
        <w:rPr>
          <w:rFonts w:ascii="Arial" w:hAnsi="Arial" w:cs="Arial"/>
          <w:b w:val="0"/>
          <w:i/>
          <w:noProof/>
          <w:color w:val="auto"/>
          <w:sz w:val="20"/>
          <w:szCs w:val="20"/>
        </w:rPr>
        <w:t>8</w:t>
      </w:r>
      <w:r w:rsidR="001C24AB" w:rsidRPr="00515DA5">
        <w:rPr>
          <w:rFonts w:ascii="Arial" w:hAnsi="Arial" w:cs="Arial"/>
          <w:b w:val="0"/>
          <w:i/>
          <w:color w:val="auto"/>
          <w:sz w:val="20"/>
          <w:szCs w:val="20"/>
        </w:rPr>
        <w:fldChar w:fldCharType="end"/>
      </w:r>
      <w:r w:rsidRPr="00515DA5">
        <w:rPr>
          <w:rFonts w:ascii="Arial" w:hAnsi="Arial" w:cs="Arial"/>
          <w:b w:val="0"/>
          <w:i/>
          <w:color w:val="auto"/>
          <w:sz w:val="20"/>
          <w:szCs w:val="20"/>
        </w:rPr>
        <w:t>: Estudar Disciplina</w:t>
      </w:r>
      <w:bookmarkEnd w:id="184"/>
    </w:p>
    <w:p w:rsidR="00515DA5" w:rsidRDefault="00515DA5" w:rsidP="00515DA5">
      <w:pPr>
        <w:jc w:val="center"/>
        <w:rPr>
          <w:rFonts w:ascii="Arial" w:hAnsi="Arial" w:cs="Arial"/>
          <w:b/>
          <w:sz w:val="24"/>
          <w:szCs w:val="24"/>
        </w:rPr>
      </w:pPr>
      <w:commentRangeStart w:id="185"/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3982006" cy="3924848"/>
            <wp:effectExtent l="19050" t="0" r="0" b="0"/>
            <wp:docPr id="5" name="Imagem 4" descr="tipoArqui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poArquivo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85"/>
      <w:r w:rsidR="00910E10">
        <w:rPr>
          <w:rStyle w:val="Refdecomentrio"/>
          <w:lang w:eastAsia="pt-BR"/>
        </w:rPr>
        <w:commentReference w:id="185"/>
      </w:r>
    </w:p>
    <w:p w:rsidR="009475F4" w:rsidRDefault="009475F4" w:rsidP="009475F4">
      <w:pPr>
        <w:tabs>
          <w:tab w:val="left" w:pos="2030"/>
        </w:tabs>
        <w:jc w:val="center"/>
        <w:rPr>
          <w:rFonts w:ascii="Arial" w:hAnsi="Arial" w:cs="Arial"/>
          <w:b/>
          <w:sz w:val="24"/>
          <w:szCs w:val="24"/>
        </w:rPr>
      </w:pPr>
      <w:r w:rsidRPr="00845C9F">
        <w:rPr>
          <w:rFonts w:ascii="Arial" w:hAnsi="Arial" w:cs="Arial"/>
          <w:i/>
          <w:sz w:val="20"/>
          <w:szCs w:val="20"/>
        </w:rPr>
        <w:t>Fonte: Jean (2017)</w:t>
      </w:r>
    </w:p>
    <w:p w:rsidR="00515DA5" w:rsidRDefault="00515DA5" w:rsidP="00515DA5">
      <w:pPr>
        <w:jc w:val="center"/>
        <w:rPr>
          <w:rFonts w:ascii="Arial" w:hAnsi="Arial" w:cs="Arial"/>
          <w:b/>
          <w:sz w:val="24"/>
          <w:szCs w:val="24"/>
        </w:rPr>
      </w:pPr>
    </w:p>
    <w:p w:rsidR="00515DA5" w:rsidRDefault="00515DA5" w:rsidP="00515DA5">
      <w:pPr>
        <w:jc w:val="center"/>
        <w:rPr>
          <w:rFonts w:ascii="Arial" w:hAnsi="Arial" w:cs="Arial"/>
          <w:b/>
          <w:sz w:val="24"/>
          <w:szCs w:val="24"/>
        </w:rPr>
      </w:pPr>
    </w:p>
    <w:p w:rsidR="00604291" w:rsidRDefault="0060429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515DA5" w:rsidRDefault="00515DA5" w:rsidP="00515DA5">
      <w:pPr>
        <w:rPr>
          <w:rFonts w:ascii="Arial" w:hAnsi="Arial" w:cs="Arial"/>
          <w:b/>
          <w:sz w:val="24"/>
          <w:szCs w:val="24"/>
        </w:rPr>
      </w:pPr>
    </w:p>
    <w:p w:rsidR="00760990" w:rsidRDefault="00760990" w:rsidP="00764C61">
      <w:pPr>
        <w:tabs>
          <w:tab w:val="left" w:pos="2030"/>
        </w:tabs>
        <w:rPr>
          <w:rFonts w:ascii="Arial" w:hAnsi="Arial" w:cs="Arial"/>
          <w:b/>
          <w:sz w:val="24"/>
          <w:szCs w:val="24"/>
        </w:rPr>
      </w:pPr>
    </w:p>
    <w:p w:rsidR="006C7D99" w:rsidRPr="006C7D99" w:rsidRDefault="006C7D99" w:rsidP="00764C61">
      <w:pPr>
        <w:tabs>
          <w:tab w:val="left" w:pos="20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Referências</w:t>
      </w:r>
    </w:p>
    <w:p w:rsidR="000020D9" w:rsidRDefault="00E64111" w:rsidP="00764C61">
      <w:pPr>
        <w:tabs>
          <w:tab w:val="left" w:pos="2030"/>
        </w:tabs>
        <w:rPr>
          <w:rFonts w:ascii="Arial" w:hAnsi="Arial" w:cs="Arial"/>
          <w:sz w:val="24"/>
          <w:szCs w:val="24"/>
        </w:rPr>
      </w:pPr>
      <w:r w:rsidRPr="00E64111">
        <w:rPr>
          <w:rFonts w:ascii="Arial" w:hAnsi="Arial" w:cs="Arial"/>
          <w:sz w:val="24"/>
          <w:szCs w:val="24"/>
        </w:rPr>
        <w:t>PRESSMAN</w:t>
      </w:r>
      <w:r w:rsidR="006C7D99">
        <w:rPr>
          <w:rFonts w:ascii="Arial" w:hAnsi="Arial" w:cs="Arial"/>
          <w:b/>
          <w:sz w:val="24"/>
          <w:szCs w:val="24"/>
        </w:rPr>
        <w:t xml:space="preserve">, </w:t>
      </w:r>
      <w:proofErr w:type="gramStart"/>
      <w:r w:rsidR="006C7D99">
        <w:rPr>
          <w:rFonts w:ascii="Arial" w:hAnsi="Arial" w:cs="Arial"/>
          <w:sz w:val="24"/>
          <w:szCs w:val="24"/>
        </w:rPr>
        <w:t>Roger.</w:t>
      </w:r>
      <w:proofErr w:type="gramEnd"/>
      <w:r w:rsidR="006C7D99">
        <w:rPr>
          <w:rFonts w:ascii="Arial" w:hAnsi="Arial" w:cs="Arial"/>
          <w:sz w:val="24"/>
          <w:szCs w:val="24"/>
        </w:rPr>
        <w:t xml:space="preserve">S. </w:t>
      </w:r>
      <w:r w:rsidRPr="00E64111">
        <w:rPr>
          <w:rFonts w:ascii="Arial" w:hAnsi="Arial" w:cs="Arial"/>
          <w:b/>
          <w:sz w:val="24"/>
          <w:szCs w:val="24"/>
        </w:rPr>
        <w:t>Engenharia de Software.</w:t>
      </w:r>
      <w:r w:rsidR="006C7D99">
        <w:rPr>
          <w:rFonts w:ascii="Arial" w:hAnsi="Arial" w:cs="Arial"/>
          <w:sz w:val="24"/>
          <w:szCs w:val="24"/>
        </w:rPr>
        <w:t xml:space="preserve">Uma </w:t>
      </w:r>
      <w:proofErr w:type="spellStart"/>
      <w:r w:rsidR="006C7D99">
        <w:rPr>
          <w:rFonts w:ascii="Arial" w:hAnsi="Arial" w:cs="Arial"/>
          <w:sz w:val="24"/>
          <w:szCs w:val="24"/>
        </w:rPr>
        <w:t>AbordagemProfissional</w:t>
      </w:r>
      <w:proofErr w:type="spellEnd"/>
      <w:r w:rsidR="006C7D99">
        <w:rPr>
          <w:rFonts w:ascii="Arial" w:hAnsi="Arial" w:cs="Arial"/>
          <w:sz w:val="24"/>
          <w:szCs w:val="24"/>
        </w:rPr>
        <w:t>.6.ed. Porto Alegre. AMGH, 2011</w:t>
      </w:r>
    </w:p>
    <w:p w:rsidR="000020D9" w:rsidRDefault="000020D9" w:rsidP="00760990">
      <w:pPr>
        <w:tabs>
          <w:tab w:val="left" w:pos="2030"/>
        </w:tabs>
        <w:rPr>
          <w:rFonts w:ascii="Arial" w:hAnsi="Arial" w:cs="Arial"/>
          <w:sz w:val="24"/>
          <w:szCs w:val="24"/>
        </w:rPr>
      </w:pPr>
    </w:p>
    <w:sectPr w:rsidR="000020D9" w:rsidSect="005601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0" w:author="Silvia Helena" w:date="2017-06-20T00:11:00Z" w:initials="SH">
    <w:p w:rsidR="00B00AE6" w:rsidRDefault="00B00AE6">
      <w:pPr>
        <w:pStyle w:val="Textodecomentrio"/>
      </w:pPr>
    </w:p>
    <w:p w:rsidR="00B00AE6" w:rsidRDefault="00744EB8">
      <w:pPr>
        <w:pStyle w:val="Textodecomentrio"/>
      </w:pPr>
      <w:r>
        <w:t xml:space="preserve">Nota </w:t>
      </w:r>
    </w:p>
    <w:p w:rsidR="00B00AE6" w:rsidRDefault="00B00AE6">
      <w:pPr>
        <w:pStyle w:val="Textodecomentrio"/>
      </w:pPr>
    </w:p>
    <w:p w:rsidR="00B00AE6" w:rsidRDefault="00B00AE6">
      <w:pPr>
        <w:pStyle w:val="Textodecomentrio"/>
      </w:pPr>
      <w:r>
        <w:rPr>
          <w:rStyle w:val="Refdecomentrio"/>
        </w:rPr>
        <w:annotationRef/>
      </w:r>
      <w:r>
        <w:t>Muita coisa a ser acertada</w:t>
      </w:r>
    </w:p>
    <w:p w:rsidR="00B00AE6" w:rsidRDefault="00B00AE6">
      <w:pPr>
        <w:pStyle w:val="Textodecomentrio"/>
      </w:pPr>
    </w:p>
    <w:p w:rsidR="00B00AE6" w:rsidRDefault="00B00AE6">
      <w:pPr>
        <w:pStyle w:val="Textodecomentrio"/>
      </w:pPr>
      <w:r>
        <w:t>Principalmente a estrutura de dados que é a primeira coisa que irão precisar no semestre que vem.</w:t>
      </w:r>
    </w:p>
    <w:p w:rsidR="00B00AE6" w:rsidRDefault="00B00AE6">
      <w:pPr>
        <w:pStyle w:val="Textodecomentrio"/>
      </w:pPr>
    </w:p>
    <w:p w:rsidR="00B00AE6" w:rsidRDefault="00B00AE6">
      <w:pPr>
        <w:pStyle w:val="Textodecomentrio"/>
      </w:pPr>
    </w:p>
  </w:comment>
  <w:comment w:id="59" w:author="Silvia Helena" w:date="2017-06-19T20:22:00Z" w:initials="SH">
    <w:p w:rsidR="00E64D1D" w:rsidRDefault="00E64D1D">
      <w:pPr>
        <w:pStyle w:val="Textodecomentrio"/>
      </w:pPr>
      <w:r>
        <w:rPr>
          <w:rStyle w:val="Refdecomentrio"/>
        </w:rPr>
        <w:annotationRef/>
      </w:r>
      <w:r>
        <w:t>SEMPRE UTILIZAR RECURSO DE NUMERAÇÃO AUTOMATICA EM TRABALHOS.</w:t>
      </w:r>
    </w:p>
    <w:p w:rsidR="00E64D1D" w:rsidRDefault="00E64D1D">
      <w:pPr>
        <w:pStyle w:val="Textodecomentrio"/>
      </w:pPr>
      <w:r>
        <w:t>ISSO FACILITA NA SUA CORREÇÃO</w:t>
      </w:r>
    </w:p>
    <w:p w:rsidR="00E64D1D" w:rsidRDefault="00E64D1D">
      <w:pPr>
        <w:pStyle w:val="Textodecomentrio"/>
      </w:pPr>
    </w:p>
    <w:p w:rsidR="00E64D1D" w:rsidRDefault="00E64D1D">
      <w:pPr>
        <w:pStyle w:val="Textodecomentrio"/>
      </w:pPr>
      <w:r>
        <w:t>E SIGA PADROES DE FORMATAÇÃO NO DOCUMENTO TODO</w:t>
      </w:r>
    </w:p>
  </w:comment>
  <w:comment w:id="65" w:author="Silvia Helena" w:date="2017-06-19T20:26:00Z" w:initials="SH">
    <w:p w:rsidR="00E64D1D" w:rsidRDefault="00E64D1D">
      <w:pPr>
        <w:pStyle w:val="Textodecomentrio"/>
      </w:pPr>
      <w:r>
        <w:rPr>
          <w:rStyle w:val="Refdecomentrio"/>
        </w:rPr>
        <w:annotationRef/>
      </w:r>
      <w:r>
        <w:t>Será somente um titulo por disciplina? Ou poderá ter mais de um titulo?</w:t>
      </w:r>
    </w:p>
    <w:p w:rsidR="00E64D1D" w:rsidRDefault="00E64D1D">
      <w:pPr>
        <w:pStyle w:val="Textodecomentrio"/>
      </w:pPr>
    </w:p>
    <w:p w:rsidR="00E64D1D" w:rsidRDefault="00E64D1D">
      <w:pPr>
        <w:pStyle w:val="Textodecomentrio"/>
      </w:pPr>
      <w:r>
        <w:t>Poderá ter mais de um titulo por ano da disciplina?</w:t>
      </w:r>
    </w:p>
  </w:comment>
  <w:comment w:id="67" w:author="Silvia Helena" w:date="2017-06-19T20:22:00Z" w:initials="SH">
    <w:p w:rsidR="00E64D1D" w:rsidRDefault="00E64D1D">
      <w:pPr>
        <w:pStyle w:val="Textodecomentrio"/>
      </w:pPr>
      <w:r>
        <w:rPr>
          <w:rStyle w:val="Refdecomentrio"/>
        </w:rPr>
        <w:annotationRef/>
      </w:r>
      <w:r>
        <w:t>NÃO ENTENDI</w:t>
      </w:r>
    </w:p>
  </w:comment>
  <w:comment w:id="68" w:author="Silvia Helena" w:date="2017-06-19T20:22:00Z" w:initials="SH">
    <w:p w:rsidR="00E64D1D" w:rsidRDefault="00E64D1D">
      <w:pPr>
        <w:pStyle w:val="Textodecomentrio"/>
      </w:pPr>
      <w:r>
        <w:rPr>
          <w:rStyle w:val="Refdecomentrio"/>
        </w:rPr>
        <w:annotationRef/>
      </w:r>
      <w:r>
        <w:t>?</w:t>
      </w:r>
    </w:p>
  </w:comment>
  <w:comment w:id="69" w:author="Silvia Helena" w:date="2017-06-19T20:22:00Z" w:initials="SH">
    <w:p w:rsidR="00E64D1D" w:rsidRDefault="00E64D1D">
      <w:pPr>
        <w:pStyle w:val="Textodecomentrio"/>
      </w:pPr>
      <w:r>
        <w:rPr>
          <w:rStyle w:val="Refdecomentrio"/>
        </w:rPr>
        <w:annotationRef/>
      </w:r>
      <w:proofErr w:type="spellStart"/>
      <w:r>
        <w:t>Podera</w:t>
      </w:r>
      <w:proofErr w:type="spellEnd"/>
      <w:r>
        <w:t xml:space="preserve"> ser um texto </w:t>
      </w:r>
      <w:proofErr w:type="spellStart"/>
      <w:r>
        <w:t>tambem</w:t>
      </w:r>
      <w:proofErr w:type="spellEnd"/>
      <w:r>
        <w:t>?</w:t>
      </w:r>
    </w:p>
    <w:p w:rsidR="00E64D1D" w:rsidRDefault="00E64D1D">
      <w:pPr>
        <w:pStyle w:val="Textodecomentrio"/>
      </w:pPr>
      <w:r>
        <w:t xml:space="preserve">Poderá ter os </w:t>
      </w:r>
      <w:proofErr w:type="gramStart"/>
      <w:r>
        <w:t>2</w:t>
      </w:r>
      <w:proofErr w:type="gramEnd"/>
      <w:r>
        <w:t xml:space="preserve"> ou os 3?</w:t>
      </w:r>
    </w:p>
  </w:comment>
  <w:comment w:id="73" w:author="Silvia Helena" w:date="2017-06-19T20:22:00Z" w:initials="SH">
    <w:p w:rsidR="00E64D1D" w:rsidRDefault="00E64D1D">
      <w:pPr>
        <w:pStyle w:val="Textodecomentrio"/>
      </w:pPr>
      <w:r>
        <w:rPr>
          <w:rStyle w:val="Refdecomentrio"/>
        </w:rPr>
        <w:annotationRef/>
      </w:r>
      <w:r>
        <w:t>Pro qualquer professor ou pelo que o cadastrou?</w:t>
      </w:r>
    </w:p>
  </w:comment>
  <w:comment w:id="74" w:author="Silvia Helena" w:date="2017-06-19T20:22:00Z" w:initials="SH">
    <w:p w:rsidR="00E64D1D" w:rsidRDefault="00E64D1D">
      <w:pPr>
        <w:pStyle w:val="Textodecomentrio"/>
      </w:pPr>
      <w:r>
        <w:rPr>
          <w:rStyle w:val="Refdecomentrio"/>
        </w:rPr>
        <w:annotationRef/>
      </w:r>
      <w:r>
        <w:t>Pro qualquer professor ou pelo que o cadastrou?</w:t>
      </w:r>
    </w:p>
  </w:comment>
  <w:comment w:id="75" w:author="Silvia Helena" w:date="2017-06-19T20:22:00Z" w:initials="SH">
    <w:p w:rsidR="00E64D1D" w:rsidRDefault="00E64D1D">
      <w:pPr>
        <w:pStyle w:val="Textodecomentrio"/>
      </w:pPr>
      <w:r>
        <w:rPr>
          <w:rStyle w:val="Refdecomentrio"/>
        </w:rPr>
        <w:annotationRef/>
      </w:r>
      <w:r>
        <w:t xml:space="preserve">Como assim? </w:t>
      </w:r>
      <w:proofErr w:type="spellStart"/>
      <w:r>
        <w:t>Usuario</w:t>
      </w:r>
      <w:proofErr w:type="spellEnd"/>
      <w:r>
        <w:t xml:space="preserve"> entrar com uma palavra ou texto e o </w:t>
      </w:r>
      <w:proofErr w:type="spellStart"/>
      <w:r>
        <w:t>ssitema</w:t>
      </w:r>
      <w:proofErr w:type="spellEnd"/>
      <w:r>
        <w:t xml:space="preserve"> procurar no conteúdo</w:t>
      </w:r>
      <w:proofErr w:type="gramStart"/>
      <w:r>
        <w:t>???</w:t>
      </w:r>
      <w:proofErr w:type="gramEnd"/>
    </w:p>
    <w:p w:rsidR="00E64D1D" w:rsidRDefault="00E64D1D">
      <w:pPr>
        <w:pStyle w:val="Textodecomentrio"/>
      </w:pPr>
      <w:r>
        <w:t xml:space="preserve">Se sim, descrever isso, </w:t>
      </w:r>
    </w:p>
    <w:p w:rsidR="00E64D1D" w:rsidRDefault="00E64D1D">
      <w:pPr>
        <w:pStyle w:val="Textodecomentrio"/>
      </w:pPr>
      <w:proofErr w:type="gramStart"/>
      <w:r>
        <w:t>se</w:t>
      </w:r>
      <w:proofErr w:type="gramEnd"/>
      <w:r>
        <w:t xml:space="preserve"> não, acertar essa regra</w:t>
      </w:r>
    </w:p>
  </w:comment>
  <w:comment w:id="80" w:author="Silvia Helena" w:date="2017-06-19T20:29:00Z" w:initials="SH">
    <w:p w:rsidR="00E64D1D" w:rsidRDefault="00E64D1D">
      <w:pPr>
        <w:pStyle w:val="Textodecomentrio"/>
      </w:pPr>
      <w:r>
        <w:rPr>
          <w:rStyle w:val="Refdecomentrio"/>
        </w:rPr>
        <w:annotationRef/>
      </w:r>
      <w:proofErr w:type="gramStart"/>
      <w:r>
        <w:t>não</w:t>
      </w:r>
      <w:proofErr w:type="gramEnd"/>
      <w:r>
        <w:t xml:space="preserve"> precisa definir qual é a disciplina e qual o ano??</w:t>
      </w:r>
    </w:p>
  </w:comment>
  <w:comment w:id="81" w:author="Silvia Helena" w:date="2017-06-19T21:42:00Z" w:initials="SH">
    <w:p w:rsidR="00E64D1D" w:rsidRDefault="00E64D1D">
      <w:pPr>
        <w:pStyle w:val="Textodecomentrio"/>
      </w:pPr>
      <w:r>
        <w:rPr>
          <w:rStyle w:val="Refdecomentrio"/>
        </w:rPr>
        <w:annotationRef/>
      </w:r>
    </w:p>
    <w:p w:rsidR="00E64D1D" w:rsidRDefault="00E64D1D">
      <w:pPr>
        <w:pStyle w:val="Textodecomentrio"/>
      </w:pPr>
      <w:proofErr w:type="gramStart"/>
      <w:r>
        <w:t>quantidade</w:t>
      </w:r>
      <w:proofErr w:type="gramEnd"/>
      <w:r>
        <w:t xml:space="preserve"> por disciplina ou por titulo de cada disciplina??</w:t>
      </w:r>
    </w:p>
    <w:p w:rsidR="00E64D1D" w:rsidRDefault="00E64D1D">
      <w:pPr>
        <w:pStyle w:val="Textodecomentrio"/>
      </w:pPr>
    </w:p>
    <w:p w:rsidR="00E64D1D" w:rsidRDefault="00E64D1D">
      <w:pPr>
        <w:pStyle w:val="Textodecomentrio"/>
      </w:pPr>
      <w:proofErr w:type="gramStart"/>
      <w:r>
        <w:t>quantidade</w:t>
      </w:r>
      <w:proofErr w:type="gramEnd"/>
      <w:r>
        <w:t xml:space="preserve"> de questões ou de alternativas por questão??</w:t>
      </w:r>
    </w:p>
    <w:p w:rsidR="00E64D1D" w:rsidRDefault="00E64D1D">
      <w:pPr>
        <w:pStyle w:val="Textodecomentrio"/>
      </w:pPr>
      <w:r>
        <w:t xml:space="preserve"> </w:t>
      </w:r>
    </w:p>
    <w:p w:rsidR="00E64D1D" w:rsidRDefault="00E64D1D">
      <w:pPr>
        <w:pStyle w:val="Textodecomentrio"/>
      </w:pPr>
    </w:p>
  </w:comment>
  <w:comment w:id="82" w:author="Silvia Helena" w:date="2017-06-19T22:01:00Z" w:initials="SH">
    <w:p w:rsidR="00E64D1D" w:rsidRDefault="00E64D1D">
      <w:pPr>
        <w:pStyle w:val="Textodecomentrio"/>
      </w:pPr>
      <w:r>
        <w:rPr>
          <w:rStyle w:val="Refdecomentrio"/>
        </w:rPr>
        <w:annotationRef/>
      </w:r>
      <w:r>
        <w:t xml:space="preserve">Não vejo o </w:t>
      </w:r>
      <w:proofErr w:type="gramStart"/>
      <w:r>
        <w:t>porque</w:t>
      </w:r>
      <w:proofErr w:type="gramEnd"/>
      <w:r>
        <w:t xml:space="preserve"> disso já que na própria questão já terá qual é a correta.</w:t>
      </w:r>
    </w:p>
    <w:p w:rsidR="00E64D1D" w:rsidRDefault="00E64D1D">
      <w:pPr>
        <w:pStyle w:val="Textodecomentrio"/>
      </w:pPr>
    </w:p>
    <w:p w:rsidR="00E64D1D" w:rsidRDefault="00E64D1D">
      <w:pPr>
        <w:pStyle w:val="Textodecomentrio"/>
      </w:pPr>
      <w:r>
        <w:t>O que pode é ter uma opção para impressão do gabarito.</w:t>
      </w:r>
    </w:p>
  </w:comment>
  <w:comment w:id="84" w:author="Silvia Helena" w:date="2017-06-19T22:03:00Z" w:initials="SH">
    <w:p w:rsidR="00E64D1D" w:rsidRDefault="00E64D1D">
      <w:pPr>
        <w:pStyle w:val="Textodecomentrio"/>
      </w:pPr>
      <w:r>
        <w:rPr>
          <w:rStyle w:val="Refdecomentrio"/>
        </w:rPr>
        <w:annotationRef/>
      </w:r>
      <w:r>
        <w:t>Não encontrei esse requisito</w:t>
      </w:r>
    </w:p>
  </w:comment>
  <w:comment w:id="83" w:author="Silvia Helena" w:date="2017-06-19T22:03:00Z" w:initials="SH">
    <w:p w:rsidR="00E64D1D" w:rsidRDefault="00E64D1D">
      <w:pPr>
        <w:pStyle w:val="Textodecomentrio"/>
      </w:pPr>
      <w:r>
        <w:rPr>
          <w:rStyle w:val="Refdecomentrio"/>
        </w:rPr>
        <w:annotationRef/>
      </w:r>
      <w:r>
        <w:t>Estes são regras para o requisito de “FAZER AVALIAÇÃO”</w:t>
      </w:r>
    </w:p>
    <w:p w:rsidR="00E64D1D" w:rsidRDefault="00E64D1D">
      <w:pPr>
        <w:pStyle w:val="Textodecomentrio"/>
      </w:pPr>
    </w:p>
    <w:p w:rsidR="00E64D1D" w:rsidRDefault="00E64D1D">
      <w:pPr>
        <w:pStyle w:val="Textodecomentrio"/>
      </w:pPr>
      <w:r>
        <w:t>Que alias não encontrei</w:t>
      </w:r>
      <w:proofErr w:type="gramStart"/>
      <w:r>
        <w:t>!!!!</w:t>
      </w:r>
      <w:proofErr w:type="gramEnd"/>
    </w:p>
  </w:comment>
  <w:comment w:id="89" w:author="Silvia Helena" w:date="2017-06-19T22:06:00Z" w:initials="SH">
    <w:p w:rsidR="00E64D1D" w:rsidRDefault="00E64D1D">
      <w:pPr>
        <w:pStyle w:val="Textodecomentrio"/>
      </w:pPr>
      <w:r>
        <w:rPr>
          <w:rStyle w:val="Refdecomentrio"/>
        </w:rPr>
        <w:annotationRef/>
      </w:r>
      <w:r>
        <w:t>Aqui não seria titulo</w:t>
      </w:r>
      <w:proofErr w:type="gramStart"/>
      <w:r>
        <w:t>???</w:t>
      </w:r>
      <w:proofErr w:type="gramEnd"/>
    </w:p>
  </w:comment>
  <w:comment w:id="90" w:author="Silvia Helena" w:date="2017-06-19T22:06:00Z" w:initials="SH">
    <w:p w:rsidR="00E64D1D" w:rsidRDefault="00E64D1D">
      <w:pPr>
        <w:pStyle w:val="Textodecomentrio"/>
      </w:pPr>
      <w:r>
        <w:rPr>
          <w:rStyle w:val="Refdecomentrio"/>
        </w:rPr>
        <w:annotationRef/>
      </w:r>
      <w:r>
        <w:t>Isso é o que? Titulo</w:t>
      </w:r>
      <w:proofErr w:type="gramStart"/>
      <w:r>
        <w:t>???</w:t>
      </w:r>
      <w:proofErr w:type="gramEnd"/>
    </w:p>
  </w:comment>
  <w:comment w:id="91" w:author="Silvia Helena" w:date="2017-06-19T22:12:00Z" w:initials="SH">
    <w:p w:rsidR="00E64D1D" w:rsidRDefault="00E64D1D">
      <w:pPr>
        <w:pStyle w:val="Textodecomentrio"/>
      </w:pPr>
      <w:r>
        <w:rPr>
          <w:rStyle w:val="Refdecomentrio"/>
        </w:rPr>
        <w:annotationRef/>
      </w:r>
    </w:p>
    <w:p w:rsidR="00E64D1D" w:rsidRDefault="00E64D1D">
      <w:pPr>
        <w:pStyle w:val="Textodecomentrio"/>
      </w:pPr>
      <w:r>
        <w:t>Emitir avaliação</w:t>
      </w:r>
      <w:proofErr w:type="gramStart"/>
      <w:r>
        <w:t>??</w:t>
      </w:r>
      <w:proofErr w:type="gramEnd"/>
    </w:p>
    <w:p w:rsidR="00E64D1D" w:rsidRDefault="00E64D1D">
      <w:pPr>
        <w:pStyle w:val="Textodecomentrio"/>
      </w:pPr>
      <w:r>
        <w:t>Ou seria Permitir fazer uma avaliação</w:t>
      </w:r>
      <w:proofErr w:type="gramStart"/>
      <w:r>
        <w:t>??</w:t>
      </w:r>
      <w:proofErr w:type="gramEnd"/>
    </w:p>
    <w:p w:rsidR="00E64D1D" w:rsidRDefault="00E64D1D">
      <w:pPr>
        <w:pStyle w:val="Textodecomentrio"/>
      </w:pPr>
    </w:p>
    <w:p w:rsidR="00E64D1D" w:rsidRDefault="00E64D1D">
      <w:pPr>
        <w:pStyle w:val="Textodecomentrio"/>
      </w:pPr>
      <w:r>
        <w:t>E como deve ser isso</w:t>
      </w:r>
      <w:proofErr w:type="gramStart"/>
      <w:r>
        <w:t>??</w:t>
      </w:r>
      <w:proofErr w:type="gramEnd"/>
    </w:p>
    <w:p w:rsidR="00E64D1D" w:rsidRDefault="00E64D1D">
      <w:pPr>
        <w:pStyle w:val="Textodecomentrio"/>
      </w:pPr>
      <w:r>
        <w:t xml:space="preserve">Deveria ter um requisito sobre isso, com as </w:t>
      </w:r>
      <w:proofErr w:type="gramStart"/>
      <w:r>
        <w:t>regras</w:t>
      </w:r>
      <w:proofErr w:type="gramEnd"/>
    </w:p>
    <w:p w:rsidR="00E64D1D" w:rsidRDefault="00E64D1D">
      <w:pPr>
        <w:pStyle w:val="Textodecomentrio"/>
      </w:pPr>
    </w:p>
    <w:p w:rsidR="00E64D1D" w:rsidRDefault="00E64D1D">
      <w:pPr>
        <w:pStyle w:val="Textodecomentrio"/>
      </w:pPr>
      <w:r>
        <w:t>Um aluno pode fazer a mesma avaliação mais de uma vez?</w:t>
      </w:r>
    </w:p>
    <w:p w:rsidR="00E64D1D" w:rsidRDefault="00E64D1D">
      <w:pPr>
        <w:pStyle w:val="Textodecomentrio"/>
      </w:pPr>
    </w:p>
    <w:p w:rsidR="00E64D1D" w:rsidRDefault="00E64D1D">
      <w:pPr>
        <w:pStyle w:val="Textodecomentrio"/>
      </w:pPr>
      <w:r>
        <w:t>Todas as avaliações para todos os alunos serão com as mesmas questões?</w:t>
      </w:r>
    </w:p>
    <w:p w:rsidR="00E64D1D" w:rsidRDefault="00E64D1D">
      <w:pPr>
        <w:pStyle w:val="Textodecomentrio"/>
      </w:pPr>
    </w:p>
  </w:comment>
  <w:comment w:id="92" w:author="Silvia Helena" w:date="2017-06-19T22:10:00Z" w:initials="SH">
    <w:p w:rsidR="00E64D1D" w:rsidRDefault="00E64D1D">
      <w:pPr>
        <w:pStyle w:val="Textodecomentrio"/>
      </w:pPr>
      <w:r>
        <w:rPr>
          <w:rStyle w:val="Refdecomentrio"/>
        </w:rPr>
        <w:annotationRef/>
      </w:r>
      <w:r>
        <w:t xml:space="preserve">O que deve ser enviado? </w:t>
      </w:r>
    </w:p>
  </w:comment>
  <w:comment w:id="93" w:author="Silvia Helena" w:date="2017-06-19T22:10:00Z" w:initials="SH">
    <w:p w:rsidR="00E64D1D" w:rsidRDefault="00E64D1D">
      <w:pPr>
        <w:pStyle w:val="Textodecomentrio"/>
      </w:pPr>
      <w:r>
        <w:rPr>
          <w:rStyle w:val="Refdecomentrio"/>
        </w:rPr>
        <w:annotationRef/>
      </w:r>
      <w:r>
        <w:t>O que deve constar nesse relatório?</w:t>
      </w:r>
    </w:p>
    <w:p w:rsidR="00E64D1D" w:rsidRDefault="00E64D1D">
      <w:pPr>
        <w:pStyle w:val="Textodecomentrio"/>
      </w:pPr>
      <w:r>
        <w:t>Deve ser de todos os alunos?</w:t>
      </w:r>
    </w:p>
    <w:p w:rsidR="00E64D1D" w:rsidRDefault="00E64D1D">
      <w:pPr>
        <w:pStyle w:val="Textodecomentrio"/>
      </w:pPr>
      <w:r>
        <w:t>Por disciplina?</w:t>
      </w:r>
    </w:p>
    <w:p w:rsidR="00E64D1D" w:rsidRDefault="00E64D1D">
      <w:pPr>
        <w:pStyle w:val="Textodecomentrio"/>
      </w:pPr>
      <w:r>
        <w:t>Por data?</w:t>
      </w:r>
    </w:p>
  </w:comment>
  <w:comment w:id="98" w:author="Silvia Helena" w:date="2017-06-19T22:13:00Z" w:initials="SH">
    <w:p w:rsidR="00E64D1D" w:rsidRDefault="00E64D1D">
      <w:pPr>
        <w:pStyle w:val="Textodecomentrio"/>
      </w:pPr>
      <w:r>
        <w:rPr>
          <w:rStyle w:val="Refdecomentrio"/>
        </w:rPr>
        <w:annotationRef/>
      </w:r>
      <w:r>
        <w:t>O que deve ser apresentado?</w:t>
      </w:r>
    </w:p>
    <w:p w:rsidR="00E64D1D" w:rsidRDefault="00E64D1D">
      <w:pPr>
        <w:pStyle w:val="Textodecomentrio"/>
      </w:pPr>
      <w:r>
        <w:t>E como?</w:t>
      </w:r>
    </w:p>
    <w:p w:rsidR="00E64D1D" w:rsidRDefault="00E64D1D">
      <w:pPr>
        <w:pStyle w:val="Textodecomentrio"/>
      </w:pPr>
      <w:r>
        <w:t>Deve ter filtros para seleção dos resultados</w:t>
      </w:r>
      <w:proofErr w:type="gramStart"/>
      <w:r>
        <w:t>???</w:t>
      </w:r>
      <w:proofErr w:type="gramEnd"/>
    </w:p>
  </w:comment>
  <w:comment w:id="99" w:author="Silvia Helena" w:date="2017-06-19T22:12:00Z" w:initials="SH">
    <w:p w:rsidR="00E64D1D" w:rsidRDefault="00E64D1D">
      <w:pPr>
        <w:pStyle w:val="Textodecomentrio"/>
      </w:pPr>
      <w:r>
        <w:rPr>
          <w:rStyle w:val="Refdecomentrio"/>
        </w:rPr>
        <w:annotationRef/>
      </w:r>
      <w:r>
        <w:t xml:space="preserve">O que seria esse acima de </w:t>
      </w:r>
      <w:proofErr w:type="gramStart"/>
      <w:r>
        <w:t>6</w:t>
      </w:r>
      <w:proofErr w:type="gramEnd"/>
      <w:r>
        <w:t>?</w:t>
      </w:r>
    </w:p>
    <w:p w:rsidR="00E64D1D" w:rsidRDefault="00E64D1D">
      <w:pPr>
        <w:pStyle w:val="Textodecomentrio"/>
      </w:pPr>
    </w:p>
    <w:p w:rsidR="00E64D1D" w:rsidRDefault="00E64D1D">
      <w:pPr>
        <w:pStyle w:val="Textodecomentrio"/>
      </w:pPr>
      <w:r>
        <w:t>60% de questões acertadas?</w:t>
      </w:r>
    </w:p>
  </w:comment>
  <w:comment w:id="101" w:author="Silvia Helena" w:date="2017-06-19T22:14:00Z" w:initials="SH">
    <w:p w:rsidR="00E64D1D" w:rsidRDefault="00E64D1D">
      <w:pPr>
        <w:pStyle w:val="Textodecomentrio"/>
      </w:pPr>
      <w:r>
        <w:rPr>
          <w:rStyle w:val="Refdecomentrio"/>
        </w:rPr>
        <w:annotationRef/>
      </w:r>
      <w:r>
        <w:t>Cadê os requisitos não funcionais</w:t>
      </w:r>
      <w:proofErr w:type="gramStart"/>
      <w:r>
        <w:t>???</w:t>
      </w:r>
      <w:proofErr w:type="gramEnd"/>
    </w:p>
  </w:comment>
  <w:comment w:id="118" w:author="Silvia Helena" w:date="2017-06-19T22:17:00Z" w:initials="SH">
    <w:p w:rsidR="00E64D1D" w:rsidRDefault="00E64D1D">
      <w:pPr>
        <w:pStyle w:val="Textodecomentrio"/>
      </w:pPr>
      <w:r>
        <w:rPr>
          <w:rStyle w:val="Refdecomentrio"/>
        </w:rPr>
        <w:annotationRef/>
      </w:r>
      <w:r>
        <w:t xml:space="preserve">DEVERIAM TER DEIXADO </w:t>
      </w:r>
      <w:proofErr w:type="gramStart"/>
      <w:r>
        <w:t>ESSAS IMAGEM MENORES</w:t>
      </w:r>
      <w:proofErr w:type="gramEnd"/>
      <w:r>
        <w:t xml:space="preserve"> E DIMINUIDO O TAMAHO DO QUADRO</w:t>
      </w:r>
    </w:p>
  </w:comment>
  <w:comment w:id="121" w:author="Silvia Helena" w:date="2017-06-19T22:19:00Z" w:initials="SH">
    <w:p w:rsidR="00E64D1D" w:rsidRDefault="00E64D1D">
      <w:pPr>
        <w:pStyle w:val="Textodecomentrio"/>
      </w:pPr>
      <w:r>
        <w:rPr>
          <w:rStyle w:val="Refdecomentrio"/>
        </w:rPr>
        <w:annotationRef/>
      </w:r>
      <w:r>
        <w:t>CADE OS INCLUDES E EXTENDS?</w:t>
      </w:r>
    </w:p>
  </w:comment>
  <w:comment w:id="125" w:author="Silvia Helena" w:date="2017-06-19T22:20:00Z" w:initials="SH">
    <w:p w:rsidR="00E64D1D" w:rsidRDefault="00E64D1D">
      <w:pPr>
        <w:pStyle w:val="Textodecomentrio"/>
      </w:pPr>
      <w:r>
        <w:rPr>
          <w:rStyle w:val="Refdecomentrio"/>
        </w:rPr>
        <w:annotationRef/>
      </w:r>
      <w:r>
        <w:t>PODERIA COLOCAR OS AUTORES COMO HERANCA UM DO OUTRO</w:t>
      </w:r>
    </w:p>
  </w:comment>
  <w:comment w:id="129" w:author="Silvia Helena" w:date="2017-06-19T22:21:00Z" w:initials="SH">
    <w:p w:rsidR="00E64D1D" w:rsidRDefault="00E64D1D">
      <w:pPr>
        <w:pStyle w:val="Textodecomentrio"/>
      </w:pPr>
      <w:r>
        <w:rPr>
          <w:rStyle w:val="Refdecomentrio"/>
        </w:rPr>
        <w:annotationRef/>
      </w:r>
      <w:r>
        <w:t>CADE OS INCLUDES E EXTENDS</w:t>
      </w:r>
      <w:proofErr w:type="gramStart"/>
      <w:r>
        <w:t>???</w:t>
      </w:r>
      <w:proofErr w:type="gramEnd"/>
    </w:p>
  </w:comment>
  <w:comment w:id="133" w:author="Silvia Helena" w:date="2017-06-19T22:21:00Z" w:initials="SH">
    <w:p w:rsidR="00E64D1D" w:rsidRDefault="00E64D1D">
      <w:pPr>
        <w:pStyle w:val="Textodecomentrio"/>
      </w:pPr>
      <w:r>
        <w:rPr>
          <w:rStyle w:val="Refdecomentrio"/>
        </w:rPr>
        <w:annotationRef/>
      </w:r>
      <w:r>
        <w:t>CADE OS INCLUDES E EXTENDS</w:t>
      </w:r>
      <w:proofErr w:type="gramStart"/>
      <w:r>
        <w:t>???</w:t>
      </w:r>
      <w:proofErr w:type="gramEnd"/>
    </w:p>
  </w:comment>
  <w:comment w:id="137" w:author="Silvia Helena" w:date="2017-06-19T22:21:00Z" w:initials="SH">
    <w:p w:rsidR="00E64D1D" w:rsidRDefault="00E64D1D">
      <w:pPr>
        <w:pStyle w:val="Textodecomentrio"/>
      </w:pPr>
      <w:r>
        <w:rPr>
          <w:rStyle w:val="Refdecomentrio"/>
        </w:rPr>
        <w:annotationRef/>
      </w:r>
      <w:r>
        <w:t>CADE OS INCLUDES E EXTENDS</w:t>
      </w:r>
      <w:proofErr w:type="gramStart"/>
      <w:r>
        <w:t>???</w:t>
      </w:r>
      <w:proofErr w:type="gramEnd"/>
    </w:p>
  </w:comment>
  <w:comment w:id="140" w:author="Silvia Helena" w:date="2017-06-19T22:53:00Z" w:initials="SH">
    <w:p w:rsidR="00E64D1D" w:rsidRDefault="00E64D1D">
      <w:pPr>
        <w:pStyle w:val="Textodecomentrio"/>
      </w:pPr>
      <w:r>
        <w:rPr>
          <w:rStyle w:val="Refdecomentrio"/>
        </w:rPr>
        <w:annotationRef/>
      </w:r>
      <w:r>
        <w:t xml:space="preserve">O </w:t>
      </w:r>
      <w:proofErr w:type="gramStart"/>
      <w:r>
        <w:t>MENU</w:t>
      </w:r>
      <w:proofErr w:type="gramEnd"/>
      <w:r>
        <w:t xml:space="preserve"> QUE IRA CHAMARO LOGIN?</w:t>
      </w:r>
    </w:p>
    <w:p w:rsidR="00E64D1D" w:rsidRDefault="00E64D1D">
      <w:pPr>
        <w:pStyle w:val="Textodecomentrio"/>
      </w:pPr>
      <w:r>
        <w:t>NÃO SERIA O CONTRARIO?</w:t>
      </w:r>
    </w:p>
    <w:p w:rsidR="00E64D1D" w:rsidRDefault="00E64D1D">
      <w:pPr>
        <w:pStyle w:val="Textodecomentrio"/>
      </w:pPr>
    </w:p>
    <w:p w:rsidR="00E64D1D" w:rsidRDefault="00E64D1D">
      <w:pPr>
        <w:pStyle w:val="Textodecomentrio"/>
      </w:pPr>
      <w:r>
        <w:t xml:space="preserve">UM PROFESSOR NÃO PODE A PARTIR </w:t>
      </w:r>
      <w:proofErr w:type="gramStart"/>
      <w:r>
        <w:t>DO MENU CRIAR</w:t>
      </w:r>
      <w:proofErr w:type="gramEnd"/>
      <w:r>
        <w:t xml:space="preserve"> AVALIAÇÕES? TEM QUE SER A PARTIR DA DISCIPLINA MESMO?</w:t>
      </w:r>
    </w:p>
    <w:p w:rsidR="00F63A4E" w:rsidRDefault="00F63A4E">
      <w:pPr>
        <w:pStyle w:val="Textodecomentrio"/>
      </w:pPr>
    </w:p>
    <w:p w:rsidR="00F63A4E" w:rsidRDefault="00F63A4E">
      <w:pPr>
        <w:pStyle w:val="Textodecomentrio"/>
      </w:pPr>
      <w:r>
        <w:t xml:space="preserve">EM CADASTRARAVALIAÇÃO O QUE SERIA “VALIDARDISCIPLINA”? </w:t>
      </w:r>
    </w:p>
    <w:p w:rsidR="00F63A4E" w:rsidRDefault="00F63A4E">
      <w:pPr>
        <w:pStyle w:val="Textodecomentrio"/>
      </w:pPr>
    </w:p>
    <w:p w:rsidR="00F63A4E" w:rsidRDefault="00F63A4E">
      <w:pPr>
        <w:pStyle w:val="Textodecomentrio"/>
      </w:pPr>
      <w:r>
        <w:t>FALTOU A CHAMADA DE RELATORIO DE AVALIAÇÕES</w:t>
      </w:r>
    </w:p>
    <w:p w:rsidR="00147D65" w:rsidRDefault="00147D65">
      <w:pPr>
        <w:pStyle w:val="Textodecomentrio"/>
      </w:pPr>
    </w:p>
    <w:p w:rsidR="00667164" w:rsidRDefault="00147D65">
      <w:pPr>
        <w:pStyle w:val="Textodecomentrio"/>
      </w:pPr>
      <w:r>
        <w:t>NO PACOTE DAO</w:t>
      </w:r>
      <w:r w:rsidR="00667164">
        <w:t>:</w:t>
      </w:r>
    </w:p>
    <w:p w:rsidR="00147D65" w:rsidRDefault="00667164">
      <w:pPr>
        <w:pStyle w:val="Textodecomentrio"/>
      </w:pPr>
      <w:proofErr w:type="gramStart"/>
      <w:r>
        <w:t>1</w:t>
      </w:r>
      <w:proofErr w:type="gramEnd"/>
      <w:r>
        <w:t>)</w:t>
      </w:r>
      <w:r w:rsidR="00147D65">
        <w:t xml:space="preserve"> POR QUE A CLASSE USUARIO ESTA LIGADA A CLASSE RESPOSTA?</w:t>
      </w:r>
    </w:p>
    <w:p w:rsidR="00667164" w:rsidRDefault="00667164">
      <w:pPr>
        <w:pStyle w:val="Textodecomentrio"/>
      </w:pPr>
      <w:r>
        <w:t xml:space="preserve"> </w:t>
      </w:r>
    </w:p>
    <w:p w:rsidR="00667164" w:rsidRDefault="00667164">
      <w:pPr>
        <w:pStyle w:val="Textodecomentrio"/>
      </w:pPr>
      <w:proofErr w:type="gramStart"/>
      <w:r>
        <w:t>2</w:t>
      </w:r>
      <w:proofErr w:type="gramEnd"/>
      <w:r>
        <w:t>) EM AVALIACAO FALTOU USARIO, DISCIPLINA E DATA DA AVALIAÇÃO</w:t>
      </w:r>
    </w:p>
    <w:p w:rsidR="00667164" w:rsidRDefault="00667164">
      <w:pPr>
        <w:pStyle w:val="Textodecomentrio"/>
      </w:pPr>
    </w:p>
    <w:p w:rsidR="00A132A2" w:rsidRDefault="00A132A2">
      <w:pPr>
        <w:pStyle w:val="Textodecomentrio"/>
      </w:pPr>
      <w:proofErr w:type="gramStart"/>
      <w:r>
        <w:t>3</w:t>
      </w:r>
      <w:proofErr w:type="gramEnd"/>
      <w:r>
        <w:t>) FALTA TAMBEM OS ATRIBUTOS DE QUESTOES</w:t>
      </w:r>
    </w:p>
  </w:comment>
  <w:comment w:id="143" w:author="Silvia Helena" w:date="2017-06-19T22:54:00Z" w:initials="SH">
    <w:p w:rsidR="004E30C5" w:rsidRDefault="004E30C5">
      <w:pPr>
        <w:pStyle w:val="Textodecomentrio"/>
      </w:pPr>
      <w:r>
        <w:rPr>
          <w:rStyle w:val="Refdecomentrio"/>
        </w:rPr>
        <w:annotationRef/>
      </w:r>
      <w:r>
        <w:t>CADE A SEQUENCIA DO FAZER AVALIAÇÃO</w:t>
      </w:r>
      <w:proofErr w:type="gramStart"/>
      <w:r>
        <w:t>??</w:t>
      </w:r>
      <w:proofErr w:type="gramEnd"/>
    </w:p>
    <w:p w:rsidR="004E30C5" w:rsidRDefault="004E30C5">
      <w:pPr>
        <w:pStyle w:val="Textodecomentrio"/>
      </w:pPr>
    </w:p>
    <w:p w:rsidR="004E30C5" w:rsidRDefault="004E30C5">
      <w:pPr>
        <w:pStyle w:val="Textodecomentrio"/>
      </w:pPr>
      <w:r>
        <w:t>E DO RELATORIO</w:t>
      </w:r>
      <w:proofErr w:type="gramStart"/>
      <w:r>
        <w:t>??</w:t>
      </w:r>
      <w:proofErr w:type="gramEnd"/>
    </w:p>
  </w:comment>
  <w:comment w:id="146" w:author="Silvia Helena" w:date="2017-06-19T22:50:00Z" w:initials="SH">
    <w:p w:rsidR="005B33DB" w:rsidRDefault="005B33DB" w:rsidP="005B33DB">
      <w:pPr>
        <w:pStyle w:val="Textodecomentrio"/>
      </w:pPr>
      <w:r>
        <w:rPr>
          <w:rStyle w:val="Refdecomentrio"/>
        </w:rPr>
        <w:annotationRef/>
      </w:r>
      <w:r>
        <w:t>“USUARIODAO” E NÃO ‘CADASTRO DE USUARIO DAO’</w:t>
      </w:r>
    </w:p>
    <w:p w:rsidR="005B33DB" w:rsidRDefault="005B33DB">
      <w:pPr>
        <w:pStyle w:val="Textodecomentrio"/>
      </w:pPr>
    </w:p>
  </w:comment>
  <w:comment w:id="148" w:author="Silvia Helena" w:date="2017-06-19T22:50:00Z" w:initials="SH">
    <w:p w:rsidR="005B33DB" w:rsidRDefault="005B33DB">
      <w:pPr>
        <w:pStyle w:val="Textodecomentrio"/>
      </w:pPr>
      <w:r>
        <w:rPr>
          <w:rStyle w:val="Refdecomentrio"/>
        </w:rPr>
        <w:annotationRef/>
      </w:r>
      <w:r w:rsidR="007C6563">
        <w:t>“</w:t>
      </w:r>
      <w:r>
        <w:t>USUARIODAO</w:t>
      </w:r>
      <w:r w:rsidR="007C6563">
        <w:t>”</w:t>
      </w:r>
      <w:r>
        <w:t xml:space="preserve"> E NÃO </w:t>
      </w:r>
      <w:r w:rsidR="007C6563">
        <w:t>“</w:t>
      </w:r>
      <w:r>
        <w:t>EFETUAR</w:t>
      </w:r>
      <w:r w:rsidR="007C6563">
        <w:t xml:space="preserve"> </w:t>
      </w:r>
      <w:r>
        <w:t>LOGIN</w:t>
      </w:r>
      <w:r w:rsidR="007C6563">
        <w:t xml:space="preserve"> </w:t>
      </w:r>
      <w:r>
        <w:t>DAO</w:t>
      </w:r>
      <w:r w:rsidR="007C6563">
        <w:t>”</w:t>
      </w:r>
    </w:p>
    <w:p w:rsidR="005B33DB" w:rsidRDefault="005B33DB">
      <w:pPr>
        <w:pStyle w:val="Textodecomentrio"/>
      </w:pPr>
    </w:p>
    <w:p w:rsidR="005B33DB" w:rsidRDefault="005B33DB">
      <w:pPr>
        <w:pStyle w:val="Textodecomentrio"/>
      </w:pPr>
    </w:p>
  </w:comment>
  <w:comment w:id="150" w:author="Silvia Helena" w:date="2017-06-19T22:51:00Z" w:initials="SH">
    <w:p w:rsidR="00157875" w:rsidRDefault="00157875">
      <w:pPr>
        <w:pStyle w:val="Textodecomentrio"/>
      </w:pPr>
      <w:r>
        <w:rPr>
          <w:rStyle w:val="Refdecomentrio"/>
        </w:rPr>
        <w:annotationRef/>
      </w:r>
      <w:r>
        <w:t>O DAO DEVE SER O QUE ESTA NO PACOTE DAO</w:t>
      </w:r>
    </w:p>
  </w:comment>
  <w:comment w:id="152" w:author="Silvia Helena" w:date="2017-06-19T22:52:00Z" w:initials="SH">
    <w:p w:rsidR="00A301B9" w:rsidRDefault="00A301B9">
      <w:pPr>
        <w:pStyle w:val="Textodecomentrio"/>
      </w:pPr>
      <w:r>
        <w:rPr>
          <w:rStyle w:val="Refdecomentrio"/>
        </w:rPr>
        <w:annotationRef/>
      </w:r>
      <w:r>
        <w:t>NO CADASTRO DE AVALIACAO TEM QUE TER A DISCIPLINA TAMBEM</w:t>
      </w:r>
    </w:p>
  </w:comment>
  <w:comment w:id="154" w:author="Silvia Helena" w:date="2017-06-19T22:54:00Z" w:initials="SH">
    <w:p w:rsidR="00F06A97" w:rsidRDefault="00F06A97">
      <w:pPr>
        <w:pStyle w:val="Textodecomentrio"/>
      </w:pPr>
      <w:r>
        <w:rPr>
          <w:rStyle w:val="Refdecomentrio"/>
        </w:rPr>
        <w:annotationRef/>
      </w:r>
      <w:r>
        <w:t>QUAL ATIVIDADE</w:t>
      </w:r>
      <w:proofErr w:type="gramStart"/>
      <w:r>
        <w:t>???</w:t>
      </w:r>
      <w:proofErr w:type="gramEnd"/>
    </w:p>
    <w:p w:rsidR="00F06A97" w:rsidRDefault="00F06A97">
      <w:pPr>
        <w:pStyle w:val="Textodecomentrio"/>
      </w:pPr>
      <w:r>
        <w:t>DE QUAL REQUISITO</w:t>
      </w:r>
      <w:proofErr w:type="gramStart"/>
      <w:r>
        <w:t>??</w:t>
      </w:r>
      <w:proofErr w:type="gramEnd"/>
    </w:p>
  </w:comment>
  <w:comment w:id="156" w:author="Silvia Helena" w:date="2017-06-19T23:55:00Z" w:initials="SH">
    <w:p w:rsidR="001D421C" w:rsidRDefault="001D421C">
      <w:pPr>
        <w:pStyle w:val="Textodecomentrio"/>
      </w:pPr>
      <w:r>
        <w:rPr>
          <w:rStyle w:val="Refdecomentrio"/>
        </w:rPr>
        <w:annotationRef/>
      </w:r>
    </w:p>
    <w:p w:rsidR="001D421C" w:rsidRDefault="001D421C">
      <w:pPr>
        <w:pStyle w:val="Textodecomentrio"/>
      </w:pPr>
      <w:r w:rsidRPr="00DA24D8">
        <w:rPr>
          <w:b/>
        </w:rPr>
        <w:t>TABELA USUARIO</w:t>
      </w:r>
      <w:r>
        <w:t>:</w:t>
      </w:r>
    </w:p>
    <w:p w:rsidR="001D421C" w:rsidRDefault="00DA24D8">
      <w:pPr>
        <w:pStyle w:val="Textodecomentrio"/>
      </w:pPr>
      <w:r>
        <w:t xml:space="preserve">- </w:t>
      </w:r>
      <w:r w:rsidR="001D421C">
        <w:t xml:space="preserve">Faltou </w:t>
      </w:r>
      <w:proofErr w:type="spellStart"/>
      <w:r w:rsidR="001D421C">
        <w:t>login</w:t>
      </w:r>
      <w:proofErr w:type="spellEnd"/>
    </w:p>
    <w:p w:rsidR="00690236" w:rsidRDefault="00DA24D8">
      <w:pPr>
        <w:pStyle w:val="Textodecomentrio"/>
      </w:pPr>
      <w:r>
        <w:t xml:space="preserve">- </w:t>
      </w:r>
      <w:r w:rsidR="001D421C">
        <w:t>Cadê multiplicidade entre USUARIO e DISCIPLINA?</w:t>
      </w:r>
      <w:r w:rsidR="00550358">
        <w:t xml:space="preserve"> </w:t>
      </w:r>
      <w:r w:rsidR="00690236">
        <w:t xml:space="preserve">Acredito que seria </w:t>
      </w:r>
      <w:proofErr w:type="gramStart"/>
      <w:r w:rsidR="00690236">
        <w:t>1</w:t>
      </w:r>
      <w:proofErr w:type="gramEnd"/>
      <w:r w:rsidR="00690236">
        <w:t xml:space="preserve"> </w:t>
      </w:r>
      <w:proofErr w:type="spellStart"/>
      <w:r w:rsidR="00690236">
        <w:t>usuario</w:t>
      </w:r>
      <w:proofErr w:type="spellEnd"/>
      <w:r w:rsidR="00690236">
        <w:t xml:space="preserve"> para muitas disciplinas</w:t>
      </w:r>
    </w:p>
    <w:p w:rsidR="00690236" w:rsidRDefault="00690236">
      <w:pPr>
        <w:pStyle w:val="Textodecomentrio"/>
      </w:pPr>
    </w:p>
    <w:p w:rsidR="00276210" w:rsidRDefault="00F067D1">
      <w:pPr>
        <w:pStyle w:val="Textodecomentrio"/>
      </w:pPr>
      <w:r w:rsidRPr="00DA24D8">
        <w:rPr>
          <w:b/>
        </w:rPr>
        <w:t>Tabela DISCIPLINA</w:t>
      </w:r>
      <w:r>
        <w:t>:</w:t>
      </w:r>
    </w:p>
    <w:p w:rsidR="00DA24D8" w:rsidRDefault="002173EB" w:rsidP="00DA24D8">
      <w:pPr>
        <w:pStyle w:val="Textodecomentrio"/>
      </w:pPr>
      <w:r>
        <w:t xml:space="preserve">- </w:t>
      </w:r>
      <w:r w:rsidR="00DA24D8">
        <w:t>A multiplicidade entre DISCIPLINA E QUESTOES</w:t>
      </w:r>
      <w:r>
        <w:t xml:space="preserve">.  </w:t>
      </w:r>
      <w:r w:rsidR="00DA24D8">
        <w:t xml:space="preserve">Acredito que seria </w:t>
      </w:r>
      <w:proofErr w:type="gramStart"/>
      <w:r w:rsidR="00DA24D8">
        <w:t>1</w:t>
      </w:r>
      <w:proofErr w:type="gramEnd"/>
      <w:r w:rsidR="00DA24D8">
        <w:t xml:space="preserve"> disciplina para muitas questões</w:t>
      </w:r>
    </w:p>
    <w:p w:rsidR="00F067D1" w:rsidRDefault="009A3AB5">
      <w:pPr>
        <w:pStyle w:val="Textodecomentrio"/>
      </w:pPr>
      <w:r>
        <w:t xml:space="preserve">- </w:t>
      </w:r>
      <w:r w:rsidR="00F067D1">
        <w:t>TEMPO (120)?</w:t>
      </w:r>
    </w:p>
    <w:p w:rsidR="00F067D1" w:rsidRDefault="009A3AB5">
      <w:pPr>
        <w:pStyle w:val="Textodecomentrio"/>
      </w:pPr>
      <w:r>
        <w:t xml:space="preserve">- </w:t>
      </w:r>
      <w:proofErr w:type="spellStart"/>
      <w:proofErr w:type="gramStart"/>
      <w:r w:rsidR="00F067D1">
        <w:t>TipoArquivo</w:t>
      </w:r>
      <w:proofErr w:type="spellEnd"/>
      <w:proofErr w:type="gramEnd"/>
      <w:r w:rsidR="00F067D1">
        <w:t xml:space="preserve"> e </w:t>
      </w:r>
      <w:proofErr w:type="spellStart"/>
      <w:r w:rsidR="00F067D1">
        <w:t>Conteudo</w:t>
      </w:r>
      <w:proofErr w:type="spellEnd"/>
      <w:r w:rsidR="00F067D1">
        <w:t xml:space="preserve"> que esta no </w:t>
      </w:r>
      <w:proofErr w:type="spellStart"/>
      <w:r w:rsidR="00F067D1">
        <w:t>doc</w:t>
      </w:r>
      <w:proofErr w:type="spellEnd"/>
      <w:r w:rsidR="00F067D1">
        <w:t xml:space="preserve"> de requisitos é a mesma coisa?</w:t>
      </w:r>
    </w:p>
    <w:p w:rsidR="00F067D1" w:rsidRDefault="009A3AB5">
      <w:pPr>
        <w:pStyle w:val="Textodecomentrio"/>
      </w:pPr>
      <w:r>
        <w:t>- Faltou o ano</w:t>
      </w:r>
    </w:p>
    <w:p w:rsidR="00F067D1" w:rsidRDefault="00C5284C">
      <w:pPr>
        <w:pStyle w:val="Textodecomentrio"/>
      </w:pPr>
      <w:r>
        <w:t xml:space="preserve">- o </w:t>
      </w:r>
      <w:proofErr w:type="spellStart"/>
      <w:r>
        <w:t>usuario_codusuario</w:t>
      </w:r>
      <w:proofErr w:type="spellEnd"/>
      <w:r>
        <w:t xml:space="preserve"> não pode ser chave primaria e sim chave estrangeira.</w:t>
      </w:r>
    </w:p>
    <w:p w:rsidR="000E7EE4" w:rsidRDefault="000E7EE4">
      <w:pPr>
        <w:pStyle w:val="Textodecomentrio"/>
      </w:pPr>
    </w:p>
    <w:p w:rsidR="00703BE6" w:rsidRDefault="00703BE6" w:rsidP="00703BE6">
      <w:pPr>
        <w:pStyle w:val="Textodecomentrio"/>
      </w:pPr>
      <w:r w:rsidRPr="00DA24D8">
        <w:rPr>
          <w:b/>
        </w:rPr>
        <w:t xml:space="preserve">Tabela </w:t>
      </w:r>
      <w:r>
        <w:rPr>
          <w:b/>
        </w:rPr>
        <w:t>QUESTOES</w:t>
      </w:r>
      <w:r>
        <w:t>:</w:t>
      </w:r>
    </w:p>
    <w:p w:rsidR="00703BE6" w:rsidRDefault="00703BE6" w:rsidP="00703BE6">
      <w:pPr>
        <w:pStyle w:val="Textodecomentrio"/>
      </w:pPr>
      <w:r>
        <w:t>- o DISCIPLINA_CODDISCIPLINA não pode ser chave primaria e sim chave estrangeira.</w:t>
      </w:r>
    </w:p>
    <w:p w:rsidR="00703BE6" w:rsidRDefault="00703BE6" w:rsidP="00703BE6">
      <w:pPr>
        <w:pStyle w:val="Textodecomentrio"/>
      </w:pPr>
      <w:r>
        <w:t xml:space="preserve">- </w:t>
      </w:r>
      <w:r w:rsidR="008C5504">
        <w:t>O que é NOME</w:t>
      </w:r>
      <w:proofErr w:type="gramStart"/>
      <w:r w:rsidR="008C5504">
        <w:t>??</w:t>
      </w:r>
      <w:proofErr w:type="gramEnd"/>
    </w:p>
    <w:p w:rsidR="00EF04B7" w:rsidRDefault="00EF04B7" w:rsidP="00703BE6">
      <w:pPr>
        <w:pStyle w:val="Textodecomentrio"/>
      </w:pPr>
    </w:p>
    <w:p w:rsidR="009861C8" w:rsidRDefault="009861C8" w:rsidP="009861C8">
      <w:pPr>
        <w:pStyle w:val="Textodecomentrio"/>
      </w:pPr>
      <w:r w:rsidRPr="00DA24D8">
        <w:rPr>
          <w:b/>
        </w:rPr>
        <w:t xml:space="preserve">Tabela </w:t>
      </w:r>
      <w:r>
        <w:rPr>
          <w:b/>
        </w:rPr>
        <w:t>RESPOSTAS</w:t>
      </w:r>
      <w:r>
        <w:t>:</w:t>
      </w:r>
    </w:p>
    <w:p w:rsidR="009F289E" w:rsidRDefault="009F289E" w:rsidP="009861C8">
      <w:pPr>
        <w:pStyle w:val="Textodecomentrio"/>
      </w:pPr>
      <w:r>
        <w:t xml:space="preserve">- chave primaria somente </w:t>
      </w:r>
      <w:proofErr w:type="spellStart"/>
      <w:proofErr w:type="gramStart"/>
      <w:r w:rsidRPr="009F289E">
        <w:rPr>
          <w:b/>
        </w:rPr>
        <w:t>codResposta</w:t>
      </w:r>
      <w:proofErr w:type="spellEnd"/>
      <w:proofErr w:type="gramEnd"/>
    </w:p>
    <w:p w:rsidR="009F289E" w:rsidRDefault="009861C8" w:rsidP="009861C8">
      <w:pPr>
        <w:pStyle w:val="Textodecomentrio"/>
      </w:pPr>
      <w:r>
        <w:t xml:space="preserve">- </w:t>
      </w:r>
      <w:r w:rsidR="009F289E">
        <w:t xml:space="preserve">chave estrangeira somente </w:t>
      </w:r>
      <w:proofErr w:type="spellStart"/>
      <w:proofErr w:type="gramStart"/>
      <w:r w:rsidR="009F289E" w:rsidRPr="009F289E">
        <w:rPr>
          <w:b/>
        </w:rPr>
        <w:t>codAvaliação</w:t>
      </w:r>
      <w:proofErr w:type="spellEnd"/>
      <w:proofErr w:type="gramEnd"/>
    </w:p>
    <w:p w:rsidR="00932F50" w:rsidRDefault="009F289E" w:rsidP="009861C8">
      <w:pPr>
        <w:pStyle w:val="Textodecomentrio"/>
      </w:pPr>
      <w:r>
        <w:t xml:space="preserve">- campo </w:t>
      </w:r>
      <w:r w:rsidRPr="009F289E">
        <w:rPr>
          <w:b/>
        </w:rPr>
        <w:t>correta</w:t>
      </w:r>
      <w:r>
        <w:t xml:space="preserve"> eu colocaria como tipo </w:t>
      </w:r>
      <w:proofErr w:type="spellStart"/>
      <w:r>
        <w:t>boolean</w:t>
      </w:r>
      <w:proofErr w:type="spellEnd"/>
    </w:p>
    <w:p w:rsidR="006567E8" w:rsidRDefault="006567E8" w:rsidP="009861C8">
      <w:pPr>
        <w:pStyle w:val="Textodecomentrio"/>
      </w:pPr>
    </w:p>
    <w:p w:rsidR="006567E8" w:rsidRDefault="006567E8" w:rsidP="006567E8">
      <w:pPr>
        <w:pStyle w:val="Textodecomentrio"/>
      </w:pPr>
      <w:r w:rsidRPr="00DA24D8">
        <w:rPr>
          <w:b/>
        </w:rPr>
        <w:t xml:space="preserve">Tabela </w:t>
      </w:r>
      <w:r>
        <w:rPr>
          <w:b/>
        </w:rPr>
        <w:t>PROVA</w:t>
      </w:r>
      <w:r>
        <w:t>:</w:t>
      </w:r>
    </w:p>
    <w:p w:rsidR="00856A7C" w:rsidRDefault="00856A7C" w:rsidP="006567E8">
      <w:pPr>
        <w:pStyle w:val="Textodecomentrio"/>
        <w:rPr>
          <w:b/>
        </w:rPr>
      </w:pPr>
      <w:r>
        <w:t xml:space="preserve">- criar uma chave primaria </w:t>
      </w:r>
      <w:proofErr w:type="spellStart"/>
      <w:proofErr w:type="gramStart"/>
      <w:r w:rsidRPr="00856A7C">
        <w:rPr>
          <w:b/>
        </w:rPr>
        <w:t>CodProva</w:t>
      </w:r>
      <w:proofErr w:type="spellEnd"/>
      <w:proofErr w:type="gramEnd"/>
    </w:p>
    <w:p w:rsidR="00AD26AD" w:rsidRDefault="00AD26AD" w:rsidP="00AD26AD">
      <w:pPr>
        <w:pStyle w:val="Textodecomentrio"/>
      </w:pPr>
      <w:r>
        <w:t xml:space="preserve">- chave primaria NÃO deve ser </w:t>
      </w:r>
      <w:proofErr w:type="spellStart"/>
      <w:proofErr w:type="gramStart"/>
      <w:r>
        <w:t>dataProva</w:t>
      </w:r>
      <w:proofErr w:type="spellEnd"/>
      <w:proofErr w:type="gramEnd"/>
    </w:p>
    <w:p w:rsidR="00856A7C" w:rsidRDefault="003E4DEF" w:rsidP="006567E8">
      <w:pPr>
        <w:pStyle w:val="Textodecomentrio"/>
      </w:pPr>
      <w:r>
        <w:rPr>
          <w:b/>
        </w:rPr>
        <w:t xml:space="preserve">- </w:t>
      </w:r>
      <w:proofErr w:type="spellStart"/>
      <w:proofErr w:type="gramStart"/>
      <w:r>
        <w:rPr>
          <w:b/>
        </w:rPr>
        <w:t>dataProva</w:t>
      </w:r>
      <w:proofErr w:type="spellEnd"/>
      <w:proofErr w:type="gramEnd"/>
      <w:r>
        <w:rPr>
          <w:b/>
        </w:rPr>
        <w:t xml:space="preserve"> </w:t>
      </w:r>
      <w:r>
        <w:t>deve ser um camp</w:t>
      </w:r>
      <w:r w:rsidR="00540165">
        <w:t>o</w:t>
      </w:r>
      <w:r>
        <w:t xml:space="preserve"> comum</w:t>
      </w:r>
    </w:p>
    <w:p w:rsidR="00CF463C" w:rsidRDefault="00CF463C" w:rsidP="006567E8">
      <w:pPr>
        <w:pStyle w:val="Textodecomentrio"/>
      </w:pPr>
      <w:r>
        <w:t xml:space="preserve">- relacionamento de </w:t>
      </w:r>
      <w:r w:rsidRPr="00CF463C">
        <w:rPr>
          <w:b/>
        </w:rPr>
        <w:t>Prova</w:t>
      </w:r>
      <w:r>
        <w:t xml:space="preserve"> com </w:t>
      </w:r>
      <w:proofErr w:type="spellStart"/>
      <w:proofErr w:type="gramStart"/>
      <w:r w:rsidRPr="00CF463C">
        <w:rPr>
          <w:b/>
        </w:rPr>
        <w:t>RespostaProva</w:t>
      </w:r>
      <w:proofErr w:type="spellEnd"/>
      <w:proofErr w:type="gramEnd"/>
      <w:r>
        <w:t xml:space="preserve"> deve ser 1 para muitos</w:t>
      </w:r>
    </w:p>
    <w:p w:rsidR="00AD26AD" w:rsidRDefault="00AD26AD" w:rsidP="006567E8">
      <w:pPr>
        <w:pStyle w:val="Textodecomentrio"/>
      </w:pPr>
    </w:p>
    <w:p w:rsidR="005B3F4A" w:rsidRDefault="005B3F4A" w:rsidP="005B3F4A">
      <w:pPr>
        <w:pStyle w:val="Textodecomentrio"/>
      </w:pPr>
      <w:r w:rsidRPr="00DA24D8">
        <w:rPr>
          <w:b/>
        </w:rPr>
        <w:t xml:space="preserve">Tabela </w:t>
      </w:r>
      <w:r>
        <w:rPr>
          <w:b/>
        </w:rPr>
        <w:t>RESPOSTAPROVA</w:t>
      </w:r>
      <w:r>
        <w:t>:</w:t>
      </w:r>
    </w:p>
    <w:p w:rsidR="005B3F4A" w:rsidRDefault="005B3F4A" w:rsidP="005B3F4A">
      <w:pPr>
        <w:pStyle w:val="Textodecomentrio"/>
      </w:pPr>
      <w:r>
        <w:t>- todos os outros campos não podem ser chave primaria</w:t>
      </w:r>
    </w:p>
    <w:p w:rsidR="005B3F4A" w:rsidRDefault="005B3F4A" w:rsidP="005B3F4A">
      <w:pPr>
        <w:pStyle w:val="Textodecomentrio"/>
      </w:pPr>
      <w:r>
        <w:t xml:space="preserve">- chave estrangeira deve ser </w:t>
      </w:r>
      <w:proofErr w:type="spellStart"/>
      <w:proofErr w:type="gramStart"/>
      <w:r w:rsidRPr="005B3F4A">
        <w:rPr>
          <w:b/>
        </w:rPr>
        <w:t>codProva</w:t>
      </w:r>
      <w:proofErr w:type="spellEnd"/>
      <w:proofErr w:type="gramEnd"/>
      <w:r>
        <w:rPr>
          <w:b/>
        </w:rPr>
        <w:t xml:space="preserve">, </w:t>
      </w:r>
      <w:proofErr w:type="spellStart"/>
      <w:r>
        <w:rPr>
          <w:b/>
        </w:rPr>
        <w:t>CodAvaliacao</w:t>
      </w:r>
      <w:proofErr w:type="spellEnd"/>
      <w:r>
        <w:rPr>
          <w:b/>
        </w:rPr>
        <w:t xml:space="preserve"> e </w:t>
      </w:r>
      <w:proofErr w:type="spellStart"/>
      <w:r>
        <w:rPr>
          <w:b/>
        </w:rPr>
        <w:t>CodResposta</w:t>
      </w:r>
      <w:proofErr w:type="spellEnd"/>
    </w:p>
    <w:p w:rsidR="00CF463C" w:rsidRDefault="00CF463C" w:rsidP="00CF463C">
      <w:pPr>
        <w:pStyle w:val="Textodecomentrio"/>
      </w:pPr>
      <w:r>
        <w:t xml:space="preserve">- relacionamento de </w:t>
      </w:r>
      <w:r w:rsidRPr="00CF463C">
        <w:rPr>
          <w:b/>
        </w:rPr>
        <w:t>Resposta</w:t>
      </w:r>
      <w:r>
        <w:t xml:space="preserve"> com </w:t>
      </w:r>
      <w:proofErr w:type="spellStart"/>
      <w:proofErr w:type="gramStart"/>
      <w:r w:rsidRPr="00CF463C">
        <w:rPr>
          <w:b/>
        </w:rPr>
        <w:t>RespostaProva</w:t>
      </w:r>
      <w:proofErr w:type="spellEnd"/>
      <w:proofErr w:type="gramEnd"/>
      <w:r>
        <w:t xml:space="preserve"> deve ser 1 para muitos</w:t>
      </w:r>
    </w:p>
    <w:p w:rsidR="006567E8" w:rsidRDefault="006567E8" w:rsidP="006567E8">
      <w:pPr>
        <w:pStyle w:val="Textodecomentrio"/>
      </w:pPr>
    </w:p>
    <w:p w:rsidR="001D421C" w:rsidRDefault="001D421C">
      <w:pPr>
        <w:pStyle w:val="Textodecomentrio"/>
      </w:pPr>
    </w:p>
  </w:comment>
  <w:comment w:id="157" w:author="Silvia Helena" w:date="2017-06-19T23:57:00Z" w:initials="SH">
    <w:p w:rsidR="001C5713" w:rsidRDefault="001C5713">
      <w:pPr>
        <w:pStyle w:val="Textodecomentrio"/>
      </w:pPr>
      <w:r>
        <w:rPr>
          <w:rStyle w:val="Refdecomentrio"/>
        </w:rPr>
        <w:annotationRef/>
      </w:r>
      <w:r>
        <w:t xml:space="preserve">Estrutura de tabelas seria a tabela com seus campos, tipo </w:t>
      </w:r>
      <w:proofErr w:type="gramStart"/>
      <w:r>
        <w:t>do campos</w:t>
      </w:r>
      <w:proofErr w:type="gramEnd"/>
      <w:r>
        <w:t>, tamanho, chave primaria, chave estrangeira, se preenchimento obrigatório</w:t>
      </w:r>
    </w:p>
    <w:p w:rsidR="001C5713" w:rsidRDefault="001C5713">
      <w:pPr>
        <w:pStyle w:val="Textodecomentrio"/>
      </w:pPr>
    </w:p>
    <w:p w:rsidR="001C5713" w:rsidRDefault="001C5713">
      <w:pPr>
        <w:pStyle w:val="Textodecomentrio"/>
      </w:pPr>
      <w:r>
        <w:t>Não precisava ter tabelas com registros</w:t>
      </w:r>
    </w:p>
  </w:comment>
  <w:comment w:id="170" w:author="Silvia Helena" w:date="2017-06-19T23:58:00Z" w:initials="SH">
    <w:p w:rsidR="00F45D71" w:rsidRDefault="00F45D71">
      <w:pPr>
        <w:pStyle w:val="Textodecomentrio"/>
      </w:pPr>
      <w:r>
        <w:rPr>
          <w:rStyle w:val="Refdecomentrio"/>
        </w:rPr>
        <w:annotationRef/>
      </w:r>
      <w:r>
        <w:t>O que é esta tabela</w:t>
      </w:r>
      <w:proofErr w:type="gramStart"/>
      <w:r>
        <w:t>?????</w:t>
      </w:r>
      <w:proofErr w:type="gramEnd"/>
    </w:p>
  </w:comment>
  <w:comment w:id="174" w:author="Silvia Helena" w:date="2017-06-19T23:59:00Z" w:initials="SH">
    <w:p w:rsidR="00866779" w:rsidRDefault="00866779">
      <w:pPr>
        <w:pStyle w:val="Textodecomentrio"/>
      </w:pPr>
      <w:r>
        <w:rPr>
          <w:rStyle w:val="Refdecomentrio"/>
        </w:rPr>
        <w:annotationRef/>
      </w:r>
      <w:r>
        <w:t>O que é isso</w:t>
      </w:r>
      <w:proofErr w:type="gramStart"/>
      <w:r>
        <w:t>???</w:t>
      </w:r>
      <w:proofErr w:type="gramEnd"/>
    </w:p>
  </w:comment>
  <w:comment w:id="177" w:author="Silvia Helena" w:date="2017-06-20T00:02:00Z" w:initials="SH">
    <w:p w:rsidR="002465F2" w:rsidRDefault="002465F2">
      <w:pPr>
        <w:pStyle w:val="Textodecomentrio"/>
      </w:pPr>
      <w:r>
        <w:rPr>
          <w:rStyle w:val="Refdecomentrio"/>
        </w:rPr>
        <w:annotationRef/>
      </w:r>
    </w:p>
    <w:p w:rsidR="002465F2" w:rsidRDefault="002465F2">
      <w:pPr>
        <w:pStyle w:val="Textodecomentrio"/>
      </w:pPr>
      <w:r>
        <w:t>Esse cadastrar é cadastrar o que</w:t>
      </w:r>
      <w:proofErr w:type="gramStart"/>
      <w:r>
        <w:t>???</w:t>
      </w:r>
      <w:proofErr w:type="gramEnd"/>
    </w:p>
  </w:comment>
  <w:comment w:id="181" w:author="Silvia Helena" w:date="2017-06-20T00:09:00Z" w:initials="SH">
    <w:p w:rsidR="004A5378" w:rsidRDefault="004A5378">
      <w:pPr>
        <w:pStyle w:val="Textodecomentrio"/>
      </w:pPr>
      <w:r>
        <w:rPr>
          <w:rStyle w:val="Refdecomentrio"/>
        </w:rPr>
        <w:annotationRef/>
      </w:r>
      <w:r>
        <w:t>O que é esse +</w:t>
      </w:r>
      <w:proofErr w:type="gramStart"/>
      <w:r>
        <w:t xml:space="preserve"> ?</w:t>
      </w:r>
      <w:proofErr w:type="gramEnd"/>
    </w:p>
    <w:p w:rsidR="004A5378" w:rsidRDefault="004A5378">
      <w:pPr>
        <w:pStyle w:val="Textodecomentrio"/>
      </w:pPr>
    </w:p>
    <w:p w:rsidR="004A5378" w:rsidRDefault="004A5378">
      <w:pPr>
        <w:pStyle w:val="Textodecomentrio"/>
      </w:pPr>
      <w:r>
        <w:t xml:space="preserve">E não é ate </w:t>
      </w:r>
      <w:proofErr w:type="gramStart"/>
      <w:r>
        <w:t>5</w:t>
      </w:r>
      <w:proofErr w:type="gramEnd"/>
      <w:r>
        <w:t xml:space="preserve"> respostas?</w:t>
      </w:r>
    </w:p>
    <w:p w:rsidR="00910E10" w:rsidRDefault="00910E10">
      <w:pPr>
        <w:pStyle w:val="Textodecomentrio"/>
      </w:pPr>
    </w:p>
    <w:p w:rsidR="00910E10" w:rsidRDefault="00910E10">
      <w:pPr>
        <w:pStyle w:val="Textodecomentrio"/>
      </w:pPr>
    </w:p>
  </w:comment>
  <w:comment w:id="185" w:author="Silvia Helena" w:date="2017-06-20T00:10:00Z" w:initials="SH">
    <w:p w:rsidR="00910E10" w:rsidRDefault="00910E10">
      <w:pPr>
        <w:pStyle w:val="Textodecomentrio"/>
      </w:pPr>
      <w:r>
        <w:rPr>
          <w:rStyle w:val="Refdecomentrio"/>
        </w:rPr>
        <w:annotationRef/>
      </w:r>
      <w:r>
        <w:t>Esse faltou o nome da disciplina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355C0" w:rsidRDefault="00F355C0" w:rsidP="00FF2269">
      <w:pPr>
        <w:spacing w:after="0" w:line="240" w:lineRule="auto"/>
      </w:pPr>
      <w:r>
        <w:separator/>
      </w:r>
    </w:p>
  </w:endnote>
  <w:endnote w:type="continuationSeparator" w:id="0">
    <w:p w:rsidR="00F355C0" w:rsidRDefault="00F355C0" w:rsidP="00FF22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355C0" w:rsidRDefault="00F355C0" w:rsidP="00FF2269">
      <w:pPr>
        <w:spacing w:after="0" w:line="240" w:lineRule="auto"/>
      </w:pPr>
      <w:r>
        <w:separator/>
      </w:r>
    </w:p>
  </w:footnote>
  <w:footnote w:type="continuationSeparator" w:id="0">
    <w:p w:rsidR="00F355C0" w:rsidRDefault="00F355C0" w:rsidP="00FF22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9A49C6"/>
    <w:multiLevelType w:val="multilevel"/>
    <w:tmpl w:val="D6FE81C4"/>
    <w:lvl w:ilvl="0">
      <w:start w:val="3"/>
      <w:numFmt w:val="decimal"/>
      <w:lvlText w:val="%1."/>
      <w:lvlJc w:val="left"/>
      <w:pPr>
        <w:ind w:left="495" w:hanging="495"/>
      </w:pPr>
    </w:lvl>
    <w:lvl w:ilvl="1">
      <w:start w:val="1"/>
      <w:numFmt w:val="decimal"/>
      <w:lvlText w:val="%1.%2-"/>
      <w:lvlJc w:val="left"/>
      <w:pPr>
        <w:ind w:left="1080" w:hanging="720"/>
      </w:pPr>
    </w:lvl>
    <w:lvl w:ilvl="2">
      <w:start w:val="1"/>
      <w:numFmt w:val="decimal"/>
      <w:lvlText w:val="%1.%2-%3."/>
      <w:lvlJc w:val="left"/>
      <w:pPr>
        <w:ind w:left="1440" w:hanging="720"/>
      </w:pPr>
    </w:lvl>
    <w:lvl w:ilvl="3">
      <w:start w:val="1"/>
      <w:numFmt w:val="decimal"/>
      <w:lvlText w:val="%1.%2-%3.%4."/>
      <w:lvlJc w:val="left"/>
      <w:pPr>
        <w:ind w:left="2160" w:hanging="1080"/>
      </w:pPr>
    </w:lvl>
    <w:lvl w:ilvl="4">
      <w:start w:val="1"/>
      <w:numFmt w:val="decimal"/>
      <w:lvlText w:val="%1.%2-%3.%4.%5."/>
      <w:lvlJc w:val="left"/>
      <w:pPr>
        <w:ind w:left="2880" w:hanging="1440"/>
      </w:pPr>
    </w:lvl>
    <w:lvl w:ilvl="5">
      <w:start w:val="1"/>
      <w:numFmt w:val="decimal"/>
      <w:lvlText w:val="%1.%2-%3.%4.%5.%6."/>
      <w:lvlJc w:val="left"/>
      <w:pPr>
        <w:ind w:left="3240" w:hanging="1440"/>
      </w:pPr>
    </w:lvl>
    <w:lvl w:ilvl="6">
      <w:start w:val="1"/>
      <w:numFmt w:val="decimal"/>
      <w:lvlText w:val="%1.%2-%3.%4.%5.%6.%7."/>
      <w:lvlJc w:val="left"/>
      <w:pPr>
        <w:ind w:left="3960" w:hanging="1800"/>
      </w:pPr>
    </w:lvl>
    <w:lvl w:ilvl="7">
      <w:start w:val="1"/>
      <w:numFmt w:val="decimal"/>
      <w:lvlText w:val="%1.%2-%3.%4.%5.%6.%7.%8."/>
      <w:lvlJc w:val="left"/>
      <w:pPr>
        <w:ind w:left="4680" w:hanging="2160"/>
      </w:pPr>
    </w:lvl>
    <w:lvl w:ilvl="8">
      <w:start w:val="1"/>
      <w:numFmt w:val="decimal"/>
      <w:lvlText w:val="%1.%2-%3.%4.%5.%6.%7.%8.%9."/>
      <w:lvlJc w:val="left"/>
      <w:pPr>
        <w:ind w:left="5040" w:hanging="2160"/>
      </w:pPr>
    </w:lvl>
  </w:abstractNum>
  <w:abstractNum w:abstractNumId="1">
    <w:nsid w:val="2B06536C"/>
    <w:multiLevelType w:val="multilevel"/>
    <w:tmpl w:val="24DC818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2">
    <w:nsid w:val="3D9541FC"/>
    <w:multiLevelType w:val="multilevel"/>
    <w:tmpl w:val="38CE95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3F8332E5"/>
    <w:multiLevelType w:val="hybridMultilevel"/>
    <w:tmpl w:val="5EC4E876"/>
    <w:lvl w:ilvl="0" w:tplc="DDA471FC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3BB1DE4"/>
    <w:multiLevelType w:val="multilevel"/>
    <w:tmpl w:val="CC02F63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>
    <w:nsid w:val="4A6260D1"/>
    <w:multiLevelType w:val="multilevel"/>
    <w:tmpl w:val="0EE001B8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>
    <w:nsid w:val="733044F5"/>
    <w:multiLevelType w:val="multilevel"/>
    <w:tmpl w:val="ACBEAA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sz w:val="22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sz w:val="22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sz w:val="22"/>
      </w:r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5"/>
  </w:num>
  <w:num w:numId="5">
    <w:abstractNumId w:val="2"/>
  </w:num>
  <w:num w:numId="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trackRevisions/>
  <w:defaultTabStop w:val="708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3B00E9"/>
    <w:rsid w:val="000020D9"/>
    <w:rsid w:val="00004266"/>
    <w:rsid w:val="0000442F"/>
    <w:rsid w:val="000109A3"/>
    <w:rsid w:val="00016D08"/>
    <w:rsid w:val="00032D7F"/>
    <w:rsid w:val="0006281C"/>
    <w:rsid w:val="000672F2"/>
    <w:rsid w:val="00091E6B"/>
    <w:rsid w:val="00092CF7"/>
    <w:rsid w:val="0009715E"/>
    <w:rsid w:val="000A02D8"/>
    <w:rsid w:val="000B4DAA"/>
    <w:rsid w:val="000B5070"/>
    <w:rsid w:val="000D0644"/>
    <w:rsid w:val="000E71F8"/>
    <w:rsid w:val="000E7EE4"/>
    <w:rsid w:val="000F3546"/>
    <w:rsid w:val="001002F2"/>
    <w:rsid w:val="00122E16"/>
    <w:rsid w:val="00124425"/>
    <w:rsid w:val="00147D65"/>
    <w:rsid w:val="00157875"/>
    <w:rsid w:val="001755CB"/>
    <w:rsid w:val="001A6AB8"/>
    <w:rsid w:val="001B0A5E"/>
    <w:rsid w:val="001B44A4"/>
    <w:rsid w:val="001C137A"/>
    <w:rsid w:val="001C24AB"/>
    <w:rsid w:val="001C5713"/>
    <w:rsid w:val="001D16D3"/>
    <w:rsid w:val="001D421C"/>
    <w:rsid w:val="001D7BC1"/>
    <w:rsid w:val="001E00E3"/>
    <w:rsid w:val="001F3A32"/>
    <w:rsid w:val="002026A3"/>
    <w:rsid w:val="0021435F"/>
    <w:rsid w:val="002173EB"/>
    <w:rsid w:val="0022547F"/>
    <w:rsid w:val="00225B03"/>
    <w:rsid w:val="00226BD4"/>
    <w:rsid w:val="00236968"/>
    <w:rsid w:val="002435E6"/>
    <w:rsid w:val="002465F2"/>
    <w:rsid w:val="00262997"/>
    <w:rsid w:val="0026684F"/>
    <w:rsid w:val="00266AD4"/>
    <w:rsid w:val="00267286"/>
    <w:rsid w:val="0027077D"/>
    <w:rsid w:val="00276210"/>
    <w:rsid w:val="00294825"/>
    <w:rsid w:val="002A202E"/>
    <w:rsid w:val="002A3739"/>
    <w:rsid w:val="002A6D33"/>
    <w:rsid w:val="002C0E47"/>
    <w:rsid w:val="002C3403"/>
    <w:rsid w:val="002C7BE8"/>
    <w:rsid w:val="002D4EFF"/>
    <w:rsid w:val="002D679E"/>
    <w:rsid w:val="002F5E92"/>
    <w:rsid w:val="00301336"/>
    <w:rsid w:val="00304D17"/>
    <w:rsid w:val="00310CF8"/>
    <w:rsid w:val="003117DB"/>
    <w:rsid w:val="00340780"/>
    <w:rsid w:val="00355216"/>
    <w:rsid w:val="0036213E"/>
    <w:rsid w:val="003674C8"/>
    <w:rsid w:val="00372657"/>
    <w:rsid w:val="0038786A"/>
    <w:rsid w:val="003915DA"/>
    <w:rsid w:val="0039399F"/>
    <w:rsid w:val="003956EC"/>
    <w:rsid w:val="003A2E44"/>
    <w:rsid w:val="003B00E9"/>
    <w:rsid w:val="003C0C5B"/>
    <w:rsid w:val="003C1C21"/>
    <w:rsid w:val="003E4DEF"/>
    <w:rsid w:val="004065F6"/>
    <w:rsid w:val="00406B4C"/>
    <w:rsid w:val="00415865"/>
    <w:rsid w:val="00442CB9"/>
    <w:rsid w:val="00444AB7"/>
    <w:rsid w:val="0045657C"/>
    <w:rsid w:val="0046560E"/>
    <w:rsid w:val="004754AD"/>
    <w:rsid w:val="0048132A"/>
    <w:rsid w:val="0048437E"/>
    <w:rsid w:val="004A5378"/>
    <w:rsid w:val="004B7108"/>
    <w:rsid w:val="004C71C2"/>
    <w:rsid w:val="004D2B32"/>
    <w:rsid w:val="004E30C5"/>
    <w:rsid w:val="004E6940"/>
    <w:rsid w:val="0051587C"/>
    <w:rsid w:val="00515DA5"/>
    <w:rsid w:val="00517779"/>
    <w:rsid w:val="00537853"/>
    <w:rsid w:val="00540165"/>
    <w:rsid w:val="00546AED"/>
    <w:rsid w:val="00546C1F"/>
    <w:rsid w:val="00550358"/>
    <w:rsid w:val="005550DA"/>
    <w:rsid w:val="005601B1"/>
    <w:rsid w:val="00561C65"/>
    <w:rsid w:val="005628C5"/>
    <w:rsid w:val="00563B67"/>
    <w:rsid w:val="00587C22"/>
    <w:rsid w:val="005A7DE0"/>
    <w:rsid w:val="005B12B4"/>
    <w:rsid w:val="005B2AA8"/>
    <w:rsid w:val="005B33DB"/>
    <w:rsid w:val="005B3F4A"/>
    <w:rsid w:val="005B5FBB"/>
    <w:rsid w:val="005B67A2"/>
    <w:rsid w:val="005C77C1"/>
    <w:rsid w:val="005D165D"/>
    <w:rsid w:val="005D4A6B"/>
    <w:rsid w:val="005E70EC"/>
    <w:rsid w:val="005F2231"/>
    <w:rsid w:val="005F79FA"/>
    <w:rsid w:val="00604291"/>
    <w:rsid w:val="00615D53"/>
    <w:rsid w:val="00630AA6"/>
    <w:rsid w:val="00636939"/>
    <w:rsid w:val="0064292C"/>
    <w:rsid w:val="006441CB"/>
    <w:rsid w:val="006567E8"/>
    <w:rsid w:val="00660F9C"/>
    <w:rsid w:val="00667164"/>
    <w:rsid w:val="00683E3C"/>
    <w:rsid w:val="00690236"/>
    <w:rsid w:val="006A011B"/>
    <w:rsid w:val="006C7D99"/>
    <w:rsid w:val="006F4FA9"/>
    <w:rsid w:val="006F621D"/>
    <w:rsid w:val="00703BE6"/>
    <w:rsid w:val="00704CEB"/>
    <w:rsid w:val="00717CF1"/>
    <w:rsid w:val="00725C4E"/>
    <w:rsid w:val="00737EA8"/>
    <w:rsid w:val="0074265E"/>
    <w:rsid w:val="00744EB8"/>
    <w:rsid w:val="00752B27"/>
    <w:rsid w:val="00760990"/>
    <w:rsid w:val="00764C61"/>
    <w:rsid w:val="00765822"/>
    <w:rsid w:val="00776EC3"/>
    <w:rsid w:val="0078059D"/>
    <w:rsid w:val="00780F52"/>
    <w:rsid w:val="007836FE"/>
    <w:rsid w:val="00784DE1"/>
    <w:rsid w:val="00797852"/>
    <w:rsid w:val="007B3355"/>
    <w:rsid w:val="007C00EA"/>
    <w:rsid w:val="007C6563"/>
    <w:rsid w:val="007D4491"/>
    <w:rsid w:val="007E0BCC"/>
    <w:rsid w:val="007F61EB"/>
    <w:rsid w:val="00810BA1"/>
    <w:rsid w:val="008120B1"/>
    <w:rsid w:val="00822B2D"/>
    <w:rsid w:val="0083748B"/>
    <w:rsid w:val="00837936"/>
    <w:rsid w:val="00845AD7"/>
    <w:rsid w:val="00845C9F"/>
    <w:rsid w:val="00853D49"/>
    <w:rsid w:val="00856A7C"/>
    <w:rsid w:val="00866779"/>
    <w:rsid w:val="00866826"/>
    <w:rsid w:val="00870C72"/>
    <w:rsid w:val="00870ED4"/>
    <w:rsid w:val="00892FA5"/>
    <w:rsid w:val="008A3381"/>
    <w:rsid w:val="008A75E9"/>
    <w:rsid w:val="008B24E2"/>
    <w:rsid w:val="008C1ECA"/>
    <w:rsid w:val="008C5504"/>
    <w:rsid w:val="008C7F07"/>
    <w:rsid w:val="008D4572"/>
    <w:rsid w:val="008E21B3"/>
    <w:rsid w:val="008E4AAF"/>
    <w:rsid w:val="00900BA5"/>
    <w:rsid w:val="00902F3E"/>
    <w:rsid w:val="009101B5"/>
    <w:rsid w:val="00910E10"/>
    <w:rsid w:val="00915D3E"/>
    <w:rsid w:val="00923F5C"/>
    <w:rsid w:val="00926381"/>
    <w:rsid w:val="00932F50"/>
    <w:rsid w:val="00945329"/>
    <w:rsid w:val="009471F2"/>
    <w:rsid w:val="009475F4"/>
    <w:rsid w:val="00952525"/>
    <w:rsid w:val="009533D6"/>
    <w:rsid w:val="009625CA"/>
    <w:rsid w:val="00980A9A"/>
    <w:rsid w:val="00984A36"/>
    <w:rsid w:val="00984A4D"/>
    <w:rsid w:val="009861C8"/>
    <w:rsid w:val="0098677D"/>
    <w:rsid w:val="00986C0B"/>
    <w:rsid w:val="009A1397"/>
    <w:rsid w:val="009A3AB5"/>
    <w:rsid w:val="009B4C2E"/>
    <w:rsid w:val="009B60C7"/>
    <w:rsid w:val="009C3C76"/>
    <w:rsid w:val="009D371F"/>
    <w:rsid w:val="009E1596"/>
    <w:rsid w:val="009E7894"/>
    <w:rsid w:val="009F289E"/>
    <w:rsid w:val="009F2FB5"/>
    <w:rsid w:val="00A132A2"/>
    <w:rsid w:val="00A14244"/>
    <w:rsid w:val="00A14DE7"/>
    <w:rsid w:val="00A2476E"/>
    <w:rsid w:val="00A24F0A"/>
    <w:rsid w:val="00A25913"/>
    <w:rsid w:val="00A301B9"/>
    <w:rsid w:val="00A64EB9"/>
    <w:rsid w:val="00A75690"/>
    <w:rsid w:val="00A8211D"/>
    <w:rsid w:val="00A970B9"/>
    <w:rsid w:val="00AB5F26"/>
    <w:rsid w:val="00AC6770"/>
    <w:rsid w:val="00AD26AD"/>
    <w:rsid w:val="00AD38F0"/>
    <w:rsid w:val="00AF5194"/>
    <w:rsid w:val="00AF797F"/>
    <w:rsid w:val="00B00AE6"/>
    <w:rsid w:val="00B12800"/>
    <w:rsid w:val="00B16FFC"/>
    <w:rsid w:val="00B174DB"/>
    <w:rsid w:val="00B473E7"/>
    <w:rsid w:val="00B65CEF"/>
    <w:rsid w:val="00B65FE5"/>
    <w:rsid w:val="00B82F60"/>
    <w:rsid w:val="00BA63DD"/>
    <w:rsid w:val="00BD02A9"/>
    <w:rsid w:val="00BD645B"/>
    <w:rsid w:val="00BD7040"/>
    <w:rsid w:val="00BE6C12"/>
    <w:rsid w:val="00BF51E3"/>
    <w:rsid w:val="00C041FA"/>
    <w:rsid w:val="00C12C8D"/>
    <w:rsid w:val="00C32DED"/>
    <w:rsid w:val="00C5284C"/>
    <w:rsid w:val="00C60F38"/>
    <w:rsid w:val="00C638B7"/>
    <w:rsid w:val="00C724C9"/>
    <w:rsid w:val="00C74686"/>
    <w:rsid w:val="00C800B8"/>
    <w:rsid w:val="00C944C9"/>
    <w:rsid w:val="00C96FFD"/>
    <w:rsid w:val="00CA2A9C"/>
    <w:rsid w:val="00CA2CFF"/>
    <w:rsid w:val="00CB7E1D"/>
    <w:rsid w:val="00CD5C95"/>
    <w:rsid w:val="00CE2AF2"/>
    <w:rsid w:val="00CF10FE"/>
    <w:rsid w:val="00CF1FC3"/>
    <w:rsid w:val="00CF463C"/>
    <w:rsid w:val="00D124B0"/>
    <w:rsid w:val="00D209D4"/>
    <w:rsid w:val="00D20BCD"/>
    <w:rsid w:val="00D26BBD"/>
    <w:rsid w:val="00D30369"/>
    <w:rsid w:val="00D51EFA"/>
    <w:rsid w:val="00D57929"/>
    <w:rsid w:val="00D80F26"/>
    <w:rsid w:val="00D9109C"/>
    <w:rsid w:val="00D9141B"/>
    <w:rsid w:val="00DA24D8"/>
    <w:rsid w:val="00DA36C7"/>
    <w:rsid w:val="00DB1D14"/>
    <w:rsid w:val="00DB75E5"/>
    <w:rsid w:val="00DE0F0B"/>
    <w:rsid w:val="00E03637"/>
    <w:rsid w:val="00E04C23"/>
    <w:rsid w:val="00E2269E"/>
    <w:rsid w:val="00E35D15"/>
    <w:rsid w:val="00E45A4C"/>
    <w:rsid w:val="00E51552"/>
    <w:rsid w:val="00E612CC"/>
    <w:rsid w:val="00E64111"/>
    <w:rsid w:val="00E64808"/>
    <w:rsid w:val="00E64D1D"/>
    <w:rsid w:val="00E7200C"/>
    <w:rsid w:val="00E74840"/>
    <w:rsid w:val="00E80E5F"/>
    <w:rsid w:val="00E819AB"/>
    <w:rsid w:val="00E93BB6"/>
    <w:rsid w:val="00EA353E"/>
    <w:rsid w:val="00EB0A9A"/>
    <w:rsid w:val="00EB2EBF"/>
    <w:rsid w:val="00EB4033"/>
    <w:rsid w:val="00EB46C2"/>
    <w:rsid w:val="00EB74EA"/>
    <w:rsid w:val="00ED199E"/>
    <w:rsid w:val="00EE7E72"/>
    <w:rsid w:val="00EF04B7"/>
    <w:rsid w:val="00EF219C"/>
    <w:rsid w:val="00EF41AA"/>
    <w:rsid w:val="00F067D1"/>
    <w:rsid w:val="00F06A97"/>
    <w:rsid w:val="00F238EA"/>
    <w:rsid w:val="00F2392B"/>
    <w:rsid w:val="00F2655C"/>
    <w:rsid w:val="00F355C0"/>
    <w:rsid w:val="00F365F6"/>
    <w:rsid w:val="00F3759C"/>
    <w:rsid w:val="00F45D71"/>
    <w:rsid w:val="00F53A25"/>
    <w:rsid w:val="00F551D1"/>
    <w:rsid w:val="00F63A4E"/>
    <w:rsid w:val="00F86CDA"/>
    <w:rsid w:val="00FA0C9D"/>
    <w:rsid w:val="00FB1E1D"/>
    <w:rsid w:val="00FB28CC"/>
    <w:rsid w:val="00FB6337"/>
    <w:rsid w:val="00FC3FEA"/>
    <w:rsid w:val="00FD7DC5"/>
    <w:rsid w:val="00FD7EDC"/>
    <w:rsid w:val="00FE14BA"/>
    <w:rsid w:val="00FF12E5"/>
    <w:rsid w:val="00FF22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6940"/>
  </w:style>
  <w:style w:type="paragraph" w:styleId="Ttulo1">
    <w:name w:val="heading 1"/>
    <w:basedOn w:val="Normal"/>
    <w:next w:val="Normal"/>
    <w:link w:val="Ttulo1Char"/>
    <w:uiPriority w:val="9"/>
    <w:qFormat/>
    <w:rsid w:val="00822B2D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22B2D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473E7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Refdecomentrio">
    <w:name w:val="annotation reference"/>
    <w:basedOn w:val="Fontepargpadro"/>
    <w:uiPriority w:val="99"/>
    <w:semiHidden/>
    <w:unhideWhenUsed/>
    <w:rsid w:val="00902F3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902F3E"/>
    <w:pPr>
      <w:spacing w:line="240" w:lineRule="auto"/>
    </w:pPr>
    <w:rPr>
      <w:sz w:val="20"/>
      <w:szCs w:val="20"/>
      <w:lang w:eastAsia="pt-BR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902F3E"/>
    <w:rPr>
      <w:rFonts w:eastAsiaTheme="minorEastAsia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02F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02F3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902F3E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E74840"/>
  </w:style>
  <w:style w:type="character" w:customStyle="1" w:styleId="Ttulo3Char">
    <w:name w:val="Título 3 Char"/>
    <w:basedOn w:val="Fontepargpadro"/>
    <w:link w:val="Ttulo3"/>
    <w:uiPriority w:val="9"/>
    <w:rsid w:val="00B473E7"/>
    <w:rPr>
      <w:rFonts w:ascii="Arial" w:eastAsiaTheme="majorEastAsia" w:hAnsi="Arial" w:cstheme="majorBidi"/>
      <w:b/>
      <w:sz w:val="24"/>
      <w:szCs w:val="24"/>
    </w:rPr>
  </w:style>
  <w:style w:type="table" w:styleId="Tabelacomgrade">
    <w:name w:val="Table Grid"/>
    <w:basedOn w:val="Tabelanormal"/>
    <w:uiPriority w:val="59"/>
    <w:rsid w:val="008A75E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822B2D"/>
    <w:rPr>
      <w:rFonts w:ascii="Arial" w:eastAsiaTheme="majorEastAsia" w:hAnsi="Arial" w:cstheme="majorBidi"/>
      <w:b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8C1ECA"/>
    <w:pPr>
      <w:spacing w:line="259" w:lineRule="auto"/>
      <w:outlineLvl w:val="9"/>
    </w:pPr>
    <w:rPr>
      <w:lang w:val="pt-PT" w:eastAsia="ja-JP"/>
    </w:rPr>
  </w:style>
  <w:style w:type="paragraph" w:styleId="Sumrio3">
    <w:name w:val="toc 3"/>
    <w:basedOn w:val="Normal"/>
    <w:next w:val="Normal"/>
    <w:autoRedefine/>
    <w:uiPriority w:val="39"/>
    <w:unhideWhenUsed/>
    <w:rsid w:val="008C1ECA"/>
    <w:pPr>
      <w:spacing w:after="100"/>
      <w:ind w:left="440"/>
    </w:pPr>
  </w:style>
  <w:style w:type="paragraph" w:styleId="Sumrio2">
    <w:name w:val="toc 2"/>
    <w:basedOn w:val="Normal"/>
    <w:next w:val="Normal"/>
    <w:autoRedefine/>
    <w:uiPriority w:val="39"/>
    <w:unhideWhenUsed/>
    <w:rsid w:val="00FB6337"/>
    <w:pPr>
      <w:tabs>
        <w:tab w:val="right" w:leader="dot" w:pos="8494"/>
      </w:tabs>
      <w:spacing w:after="100" w:line="360" w:lineRule="auto"/>
      <w:ind w:left="220"/>
    </w:pPr>
  </w:style>
  <w:style w:type="paragraph" w:styleId="Sumrio1">
    <w:name w:val="toc 1"/>
    <w:basedOn w:val="Normal"/>
    <w:next w:val="Normal"/>
    <w:autoRedefine/>
    <w:uiPriority w:val="39"/>
    <w:unhideWhenUsed/>
    <w:rsid w:val="008C1ECA"/>
    <w:pPr>
      <w:spacing w:after="100"/>
    </w:pPr>
  </w:style>
  <w:style w:type="character" w:styleId="Hyperlink">
    <w:name w:val="Hyperlink"/>
    <w:basedOn w:val="Fontepargpadro"/>
    <w:uiPriority w:val="99"/>
    <w:unhideWhenUsed/>
    <w:rsid w:val="008C1ECA"/>
    <w:rPr>
      <w:color w:val="0000FF" w:themeColor="hyperlink"/>
      <w:u w:val="single"/>
    </w:rPr>
  </w:style>
  <w:style w:type="paragraph" w:styleId="SemEspaamento">
    <w:name w:val="No Spacing"/>
    <w:uiPriority w:val="1"/>
    <w:qFormat/>
    <w:rsid w:val="00822B2D"/>
    <w:pPr>
      <w:spacing w:after="0" w:line="240" w:lineRule="auto"/>
    </w:pPr>
    <w:rPr>
      <w:rFonts w:ascii="Arial" w:hAnsi="Arial"/>
      <w:b/>
      <w:sz w:val="24"/>
    </w:rPr>
  </w:style>
  <w:style w:type="character" w:customStyle="1" w:styleId="Ttulo2Char">
    <w:name w:val="Título 2 Char"/>
    <w:basedOn w:val="Fontepargpadro"/>
    <w:link w:val="Ttulo2"/>
    <w:uiPriority w:val="9"/>
    <w:rsid w:val="00822B2D"/>
    <w:rPr>
      <w:rFonts w:ascii="Arial" w:eastAsiaTheme="majorEastAsia" w:hAnsi="Arial" w:cstheme="majorBidi"/>
      <w:b/>
      <w:sz w:val="24"/>
      <w:szCs w:val="26"/>
    </w:rPr>
  </w:style>
  <w:style w:type="paragraph" w:styleId="Cabealho">
    <w:name w:val="header"/>
    <w:basedOn w:val="Normal"/>
    <w:link w:val="CabealhoChar"/>
    <w:uiPriority w:val="99"/>
    <w:unhideWhenUsed/>
    <w:rsid w:val="00FF22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F2269"/>
  </w:style>
  <w:style w:type="paragraph" w:styleId="Rodap">
    <w:name w:val="footer"/>
    <w:basedOn w:val="Normal"/>
    <w:link w:val="RodapChar"/>
    <w:uiPriority w:val="99"/>
    <w:unhideWhenUsed/>
    <w:rsid w:val="00FF22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F2269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40780"/>
    <w:rPr>
      <w:b/>
      <w:bCs/>
      <w:lang w:eastAsia="en-US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40780"/>
    <w:rPr>
      <w:rFonts w:eastAsiaTheme="minorEastAsia"/>
      <w:b/>
      <w:bCs/>
      <w:sz w:val="20"/>
      <w:szCs w:val="20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986C0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aliases w:val="Tela:"/>
    <w:basedOn w:val="Normal"/>
    <w:next w:val="Normal"/>
    <w:uiPriority w:val="99"/>
    <w:unhideWhenUsed/>
    <w:rsid w:val="00CF1FC3"/>
    <w:pPr>
      <w:spacing w:after="0"/>
    </w:pPr>
    <w:rPr>
      <w:rFonts w:ascii="Arial" w:hAnsi="Arial"/>
      <w:i/>
      <w:sz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97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Som11</b:Tag>
    <b:SourceType>Book</b:SourceType>
    <b:Guid>{6E73D6B7-93A7-4CB4-8C84-722900AB0E3C}</b:Guid>
    <b:Author>
      <b:Author>
        <b:NameList>
          <b:Person>
            <b:Last>Sommerville</b:Last>
            <b:First>Ian</b:First>
          </b:Person>
        </b:NameList>
      </b:Author>
    </b:Author>
    <b:Title>Engenharia de Software</b:Title>
    <b:Year>2011</b:Year>
    <b:City>São Paulo</b:City>
    <b:Publisher>Person</b:Publisher>
    <b:Edition>9</b:Edition>
    <b:RefOrder>6</b:RefOrder>
  </b:Source>
</b:Sources>
</file>

<file path=customXml/itemProps1.xml><?xml version="1.0" encoding="utf-8"?>
<ds:datastoreItem xmlns:ds="http://schemas.openxmlformats.org/officeDocument/2006/customXml" ds:itemID="{B6413243-2EC7-4C8E-8080-C7DC5D61F0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753</TotalTime>
  <Pages>1</Pages>
  <Words>3217</Words>
  <Characters>17373</Characters>
  <Application>Microsoft Office Word</Application>
  <DocSecurity>0</DocSecurity>
  <Lines>144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FATEC</dc:creator>
  <cp:lastModifiedBy>Silvia Helena</cp:lastModifiedBy>
  <cp:revision>164</cp:revision>
  <dcterms:created xsi:type="dcterms:W3CDTF">2017-03-15T16:08:00Z</dcterms:created>
  <dcterms:modified xsi:type="dcterms:W3CDTF">2017-06-20T03:12:00Z</dcterms:modified>
</cp:coreProperties>
</file>